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669AAF" w14:textId="77777777" w:rsidR="00D40D5A" w:rsidRDefault="00D40D5A" w:rsidP="00362F41">
      <w:pPr>
        <w:spacing w:line="480" w:lineRule="auto"/>
        <w:rPr>
          <w:rFonts w:ascii="Times New Roman" w:hAnsi="Times New Roman" w:cs="Times New Roman"/>
          <w:smallCaps/>
        </w:rPr>
      </w:pPr>
    </w:p>
    <w:p w14:paraId="2D4915AD" w14:textId="77777777" w:rsidR="00D40D5A" w:rsidRDefault="00D40D5A" w:rsidP="00362F41">
      <w:pPr>
        <w:spacing w:line="480" w:lineRule="auto"/>
        <w:rPr>
          <w:rFonts w:ascii="Times New Roman" w:hAnsi="Times New Roman" w:cs="Times New Roman"/>
          <w:smallCaps/>
        </w:rPr>
      </w:pPr>
    </w:p>
    <w:p w14:paraId="67D1491D" w14:textId="77777777" w:rsidR="00D40D5A" w:rsidRDefault="00D40D5A" w:rsidP="00362F41">
      <w:pPr>
        <w:spacing w:line="480" w:lineRule="auto"/>
        <w:rPr>
          <w:rFonts w:ascii="Times New Roman" w:hAnsi="Times New Roman" w:cs="Times New Roman"/>
          <w:smallCaps/>
        </w:rPr>
      </w:pPr>
    </w:p>
    <w:p w14:paraId="62EED15F" w14:textId="77777777" w:rsidR="00D40D5A" w:rsidRDefault="00D40D5A" w:rsidP="00362F41">
      <w:pPr>
        <w:spacing w:line="480" w:lineRule="auto"/>
        <w:rPr>
          <w:rFonts w:ascii="Times New Roman" w:hAnsi="Times New Roman" w:cs="Times New Roman"/>
          <w:smallCaps/>
        </w:rPr>
      </w:pPr>
    </w:p>
    <w:p w14:paraId="3992741C" w14:textId="569980EB" w:rsidR="00D40D5A" w:rsidRDefault="00D40D5A" w:rsidP="00D40D5A">
      <w:pPr>
        <w:spacing w:line="480" w:lineRule="auto"/>
        <w:jc w:val="center"/>
        <w:rPr>
          <w:rFonts w:ascii="Times New Roman" w:hAnsi="Times New Roman" w:cs="Times New Roman"/>
          <w:smallCaps/>
        </w:rPr>
      </w:pPr>
      <w:r>
        <w:rPr>
          <w:rFonts w:ascii="Times New Roman" w:hAnsi="Times New Roman" w:cs="Times New Roman"/>
          <w:smallCaps/>
        </w:rPr>
        <w:t>Sorting Methods Strategy Scoping Report</w:t>
      </w:r>
    </w:p>
    <w:p w14:paraId="6F4F8752" w14:textId="77777777" w:rsidR="00336554" w:rsidRDefault="00336554" w:rsidP="00336554">
      <w:pPr>
        <w:rPr>
          <w:rFonts w:ascii="Times New Roman" w:hAnsi="Times New Roman" w:cs="Times New Roman"/>
        </w:rPr>
      </w:pPr>
    </w:p>
    <w:p w14:paraId="590758A9" w14:textId="09E13F9D" w:rsidR="00336554" w:rsidRDefault="00336554" w:rsidP="00336554">
      <w:pPr>
        <w:jc w:val="center"/>
        <w:rPr>
          <w:rFonts w:ascii="Times New Roman" w:hAnsi="Times New Roman" w:cs="Times New Roman"/>
        </w:rPr>
      </w:pPr>
      <w:proofErr w:type="gramStart"/>
      <w:r>
        <w:rPr>
          <w:rFonts w:ascii="Times New Roman" w:hAnsi="Times New Roman" w:cs="Times New Roman"/>
        </w:rPr>
        <w:t>by</w:t>
      </w:r>
      <w:proofErr w:type="gramEnd"/>
    </w:p>
    <w:p w14:paraId="0223C526" w14:textId="2DDDB8BE" w:rsidR="00336554" w:rsidRPr="00336554" w:rsidRDefault="00336554" w:rsidP="00336554">
      <w:pPr>
        <w:jc w:val="center"/>
        <w:rPr>
          <w:rFonts w:ascii="Times New Roman" w:hAnsi="Times New Roman" w:cs="Times New Roman"/>
        </w:rPr>
      </w:pPr>
      <w:r w:rsidRPr="00336554">
        <w:rPr>
          <w:rFonts w:ascii="Times New Roman" w:hAnsi="Times New Roman" w:cs="Times New Roman"/>
        </w:rPr>
        <w:t xml:space="preserve">Stephan </w:t>
      </w:r>
      <w:proofErr w:type="spellStart"/>
      <w:r w:rsidRPr="00336554">
        <w:rPr>
          <w:rFonts w:ascii="Times New Roman" w:hAnsi="Times New Roman" w:cs="Times New Roman"/>
        </w:rPr>
        <w:t>Heblich</w:t>
      </w:r>
      <w:proofErr w:type="spellEnd"/>
    </w:p>
    <w:p w14:paraId="427D28F8" w14:textId="1CA877B3" w:rsidR="00D40D5A" w:rsidRPr="00336554" w:rsidRDefault="00336554" w:rsidP="00336554">
      <w:pPr>
        <w:jc w:val="center"/>
        <w:rPr>
          <w:rFonts w:ascii="Times New Roman" w:hAnsi="Times New Roman" w:cs="Times New Roman"/>
        </w:rPr>
      </w:pPr>
      <w:proofErr w:type="spellStart"/>
      <w:r w:rsidRPr="00336554">
        <w:rPr>
          <w:rFonts w:ascii="Times New Roman" w:hAnsi="Times New Roman" w:cs="Times New Roman"/>
        </w:rPr>
        <w:t>Gwilym</w:t>
      </w:r>
      <w:proofErr w:type="spellEnd"/>
      <w:r w:rsidRPr="00336554">
        <w:rPr>
          <w:rFonts w:ascii="Times New Roman" w:hAnsi="Times New Roman" w:cs="Times New Roman"/>
        </w:rPr>
        <w:t xml:space="preserve"> Pryce</w:t>
      </w:r>
    </w:p>
    <w:p w14:paraId="600AE2B7" w14:textId="1572C72B" w:rsidR="00336554" w:rsidRDefault="00336554" w:rsidP="00336554">
      <w:pPr>
        <w:jc w:val="center"/>
        <w:rPr>
          <w:rFonts w:ascii="Times New Roman" w:hAnsi="Times New Roman" w:cs="Times New Roman"/>
        </w:rPr>
      </w:pPr>
      <w:r w:rsidRPr="00336554">
        <w:rPr>
          <w:rFonts w:ascii="Times New Roman" w:hAnsi="Times New Roman" w:cs="Times New Roman"/>
        </w:rPr>
        <w:t>Christopher Timmins</w:t>
      </w:r>
    </w:p>
    <w:p w14:paraId="215212F3" w14:textId="77777777" w:rsidR="00336554" w:rsidRDefault="00336554" w:rsidP="00336554">
      <w:pPr>
        <w:jc w:val="center"/>
        <w:rPr>
          <w:rFonts w:ascii="Times New Roman" w:hAnsi="Times New Roman" w:cs="Times New Roman"/>
        </w:rPr>
      </w:pPr>
    </w:p>
    <w:p w14:paraId="64ADAE7F" w14:textId="77777777" w:rsidR="00336554" w:rsidRPr="00336554" w:rsidRDefault="00336554" w:rsidP="00336554">
      <w:pPr>
        <w:jc w:val="center"/>
        <w:rPr>
          <w:rFonts w:ascii="Times New Roman" w:hAnsi="Times New Roman" w:cs="Times New Roman"/>
        </w:rPr>
      </w:pPr>
    </w:p>
    <w:p w14:paraId="59F39481" w14:textId="773093A5" w:rsidR="00D40D5A" w:rsidRPr="00336554" w:rsidRDefault="00D40D5A" w:rsidP="00336554">
      <w:pPr>
        <w:jc w:val="center"/>
        <w:rPr>
          <w:rFonts w:ascii="Times New Roman" w:hAnsi="Times New Roman" w:cs="Times New Roman"/>
        </w:rPr>
      </w:pPr>
      <w:r w:rsidRPr="00336554">
        <w:rPr>
          <w:rFonts w:ascii="Times New Roman" w:hAnsi="Times New Roman" w:cs="Times New Roman"/>
        </w:rPr>
        <w:t>January 2014</w:t>
      </w:r>
    </w:p>
    <w:p w14:paraId="70951099" w14:textId="77777777" w:rsidR="00D40D5A" w:rsidRPr="00336554" w:rsidRDefault="00D40D5A" w:rsidP="00336554">
      <w:pPr>
        <w:rPr>
          <w:rFonts w:ascii="Times New Roman" w:hAnsi="Times New Roman" w:cs="Times New Roman"/>
        </w:rPr>
      </w:pPr>
    </w:p>
    <w:p w14:paraId="21AAA177" w14:textId="77777777" w:rsidR="00D40D5A" w:rsidRPr="00336554" w:rsidRDefault="00D40D5A" w:rsidP="00362F41">
      <w:pPr>
        <w:spacing w:line="480" w:lineRule="auto"/>
        <w:rPr>
          <w:rFonts w:ascii="Times New Roman" w:hAnsi="Times New Roman" w:cs="Times New Roman"/>
        </w:rPr>
      </w:pPr>
    </w:p>
    <w:p w14:paraId="2A010AA7" w14:textId="760C1D25" w:rsidR="00D40D5A" w:rsidRPr="00336554" w:rsidRDefault="00336554" w:rsidP="00336554">
      <w:pPr>
        <w:spacing w:line="480" w:lineRule="auto"/>
        <w:jc w:val="center"/>
        <w:rPr>
          <w:rFonts w:ascii="Times New Roman" w:hAnsi="Times New Roman" w:cs="Times New Roman"/>
        </w:rPr>
      </w:pPr>
      <w:r w:rsidRPr="00336554">
        <w:rPr>
          <w:rFonts w:ascii="Times New Roman" w:hAnsi="Times New Roman" w:cs="Times New Roman"/>
        </w:rPr>
        <w:t>Abstract</w:t>
      </w:r>
    </w:p>
    <w:p w14:paraId="050279E5" w14:textId="77777777" w:rsidR="00D40D5A" w:rsidRDefault="00D40D5A" w:rsidP="00362F41">
      <w:pPr>
        <w:spacing w:line="480" w:lineRule="auto"/>
        <w:rPr>
          <w:rFonts w:ascii="Times New Roman" w:hAnsi="Times New Roman" w:cs="Times New Roman"/>
          <w:smallCaps/>
        </w:rPr>
      </w:pPr>
    </w:p>
    <w:p w14:paraId="4B0AF5C5" w14:textId="77777777" w:rsidR="00D40D5A" w:rsidRDefault="00D40D5A" w:rsidP="00362F41">
      <w:pPr>
        <w:spacing w:line="480" w:lineRule="auto"/>
        <w:rPr>
          <w:rFonts w:ascii="Times New Roman" w:hAnsi="Times New Roman" w:cs="Times New Roman"/>
          <w:smallCaps/>
        </w:rPr>
      </w:pPr>
    </w:p>
    <w:p w14:paraId="7E836D84" w14:textId="77777777" w:rsidR="00D40D5A" w:rsidRDefault="00D40D5A" w:rsidP="00362F41">
      <w:pPr>
        <w:spacing w:line="480" w:lineRule="auto"/>
        <w:rPr>
          <w:rFonts w:ascii="Times New Roman" w:hAnsi="Times New Roman" w:cs="Times New Roman"/>
          <w:smallCaps/>
        </w:rPr>
      </w:pPr>
    </w:p>
    <w:p w14:paraId="130D50D3" w14:textId="77777777" w:rsidR="00D40D5A" w:rsidRDefault="00D40D5A" w:rsidP="00362F41">
      <w:pPr>
        <w:spacing w:line="480" w:lineRule="auto"/>
        <w:rPr>
          <w:rFonts w:ascii="Times New Roman" w:hAnsi="Times New Roman" w:cs="Times New Roman"/>
          <w:smallCaps/>
        </w:rPr>
      </w:pPr>
    </w:p>
    <w:p w14:paraId="00E2697A" w14:textId="77777777" w:rsidR="00D40D5A" w:rsidRDefault="00D40D5A" w:rsidP="00362F41">
      <w:pPr>
        <w:spacing w:line="480" w:lineRule="auto"/>
        <w:rPr>
          <w:rFonts w:ascii="Times New Roman" w:hAnsi="Times New Roman" w:cs="Times New Roman"/>
          <w:smallCaps/>
        </w:rPr>
      </w:pPr>
    </w:p>
    <w:p w14:paraId="08F510FD" w14:textId="77777777" w:rsidR="00D40D5A" w:rsidRDefault="00D40D5A" w:rsidP="00362F41">
      <w:pPr>
        <w:spacing w:line="480" w:lineRule="auto"/>
        <w:rPr>
          <w:rFonts w:ascii="Times New Roman" w:hAnsi="Times New Roman" w:cs="Times New Roman"/>
          <w:smallCaps/>
        </w:rPr>
      </w:pPr>
    </w:p>
    <w:p w14:paraId="3C997F12" w14:textId="77777777" w:rsidR="00D40D5A" w:rsidRDefault="00D40D5A" w:rsidP="00362F41">
      <w:pPr>
        <w:spacing w:line="480" w:lineRule="auto"/>
        <w:rPr>
          <w:rFonts w:ascii="Times New Roman" w:hAnsi="Times New Roman" w:cs="Times New Roman"/>
          <w:smallCaps/>
        </w:rPr>
      </w:pPr>
    </w:p>
    <w:p w14:paraId="67ACAD9D" w14:textId="77777777" w:rsidR="00D40D5A" w:rsidRDefault="00D40D5A" w:rsidP="00362F41">
      <w:pPr>
        <w:spacing w:line="480" w:lineRule="auto"/>
        <w:rPr>
          <w:rFonts w:ascii="Times New Roman" w:hAnsi="Times New Roman" w:cs="Times New Roman"/>
          <w:smallCaps/>
        </w:rPr>
      </w:pPr>
    </w:p>
    <w:p w14:paraId="668D60E9" w14:textId="77777777" w:rsidR="00D40D5A" w:rsidRDefault="00D40D5A" w:rsidP="00362F41">
      <w:pPr>
        <w:spacing w:line="480" w:lineRule="auto"/>
        <w:rPr>
          <w:rFonts w:ascii="Times New Roman" w:hAnsi="Times New Roman" w:cs="Times New Roman"/>
          <w:smallCaps/>
        </w:rPr>
      </w:pPr>
    </w:p>
    <w:p w14:paraId="58CBB4AB" w14:textId="77777777" w:rsidR="00D40D5A" w:rsidRDefault="00D40D5A" w:rsidP="00362F41">
      <w:pPr>
        <w:spacing w:line="480" w:lineRule="auto"/>
        <w:rPr>
          <w:rFonts w:ascii="Times New Roman" w:hAnsi="Times New Roman" w:cs="Times New Roman"/>
          <w:smallCaps/>
        </w:rPr>
      </w:pPr>
    </w:p>
    <w:p w14:paraId="19DEDEC9" w14:textId="77777777" w:rsidR="00D40D5A" w:rsidRDefault="00D40D5A" w:rsidP="00362F41">
      <w:pPr>
        <w:spacing w:line="480" w:lineRule="auto"/>
        <w:rPr>
          <w:rFonts w:ascii="Times New Roman" w:hAnsi="Times New Roman" w:cs="Times New Roman"/>
          <w:smallCaps/>
        </w:rPr>
      </w:pPr>
    </w:p>
    <w:p w14:paraId="1615969F" w14:textId="77777777" w:rsidR="00D40D5A" w:rsidRDefault="00D40D5A" w:rsidP="00362F41">
      <w:pPr>
        <w:spacing w:line="480" w:lineRule="auto"/>
        <w:rPr>
          <w:rFonts w:ascii="Times New Roman" w:hAnsi="Times New Roman" w:cs="Times New Roman"/>
          <w:smallCaps/>
        </w:rPr>
      </w:pPr>
    </w:p>
    <w:p w14:paraId="7F78F27D" w14:textId="4DBEF54F" w:rsidR="00BB5624" w:rsidRPr="00362F41" w:rsidRDefault="0042027D" w:rsidP="00362F41">
      <w:pPr>
        <w:spacing w:line="480" w:lineRule="auto"/>
        <w:rPr>
          <w:rFonts w:ascii="Times New Roman" w:hAnsi="Times New Roman" w:cs="Times New Roman"/>
          <w:smallCaps/>
        </w:rPr>
      </w:pPr>
      <w:r>
        <w:rPr>
          <w:rFonts w:ascii="Times New Roman" w:hAnsi="Times New Roman" w:cs="Times New Roman"/>
          <w:smallCaps/>
        </w:rPr>
        <w:lastRenderedPageBreak/>
        <w:t xml:space="preserve">1. </w:t>
      </w:r>
      <w:r w:rsidR="00362F41">
        <w:rPr>
          <w:rFonts w:ascii="Times New Roman" w:hAnsi="Times New Roman" w:cs="Times New Roman"/>
          <w:smallCaps/>
        </w:rPr>
        <w:t>Introduction</w:t>
      </w:r>
    </w:p>
    <w:p w14:paraId="04D41150" w14:textId="6F5D3A3C" w:rsidR="00586908" w:rsidRDefault="00BB5624" w:rsidP="00586908">
      <w:pPr>
        <w:spacing w:line="480" w:lineRule="auto"/>
        <w:ind w:firstLine="720"/>
        <w:rPr>
          <w:rFonts w:ascii="Times New Roman" w:hAnsi="Times New Roman" w:cs="Times New Roman"/>
        </w:rPr>
      </w:pPr>
      <w:r w:rsidRPr="00362F41">
        <w:rPr>
          <w:rFonts w:ascii="Times New Roman" w:hAnsi="Times New Roman" w:cs="Times New Roman"/>
        </w:rPr>
        <w:t xml:space="preserve">Households “sort” across neighborhoods according to their income, wealth, preferences for public goods and amenities, </w:t>
      </w:r>
      <w:proofErr w:type="spellStart"/>
      <w:r w:rsidRPr="00362F41">
        <w:rPr>
          <w:rFonts w:ascii="Times New Roman" w:hAnsi="Times New Roman" w:cs="Times New Roman"/>
        </w:rPr>
        <w:t>sociodemographic</w:t>
      </w:r>
      <w:proofErr w:type="spellEnd"/>
      <w:r w:rsidRPr="00362F41">
        <w:rPr>
          <w:rFonts w:ascii="Times New Roman" w:hAnsi="Times New Roman" w:cs="Times New Roman"/>
        </w:rPr>
        <w:t xml:space="preserve"> characteristics, and work location.</w:t>
      </w:r>
      <w:r w:rsidR="007C7D47" w:rsidRPr="00362F41">
        <w:rPr>
          <w:rFonts w:ascii="Times New Roman" w:hAnsi="Times New Roman" w:cs="Times New Roman"/>
        </w:rPr>
        <w:t xml:space="preserve">  Workers similarly sort across jobs according to their qualifications and preferences for job attributes.  </w:t>
      </w:r>
      <w:r w:rsidR="00586908">
        <w:rPr>
          <w:rFonts w:ascii="Times New Roman" w:hAnsi="Times New Roman" w:cs="Times New Roman"/>
        </w:rPr>
        <w:t xml:space="preserve">In some contexts, residential choice has a direct impact on work, schooling, and opportunities for social interactions.  All of these sorting processes can have important implications for a wide array of socioeconomic outcomes.  </w:t>
      </w:r>
      <w:r w:rsidR="007C7D47" w:rsidRPr="00362F41">
        <w:rPr>
          <w:rFonts w:ascii="Times New Roman" w:hAnsi="Times New Roman" w:cs="Times New Roman"/>
        </w:rPr>
        <w:t xml:space="preserve">Over the past decade, advances in </w:t>
      </w:r>
      <w:r w:rsidR="00336554">
        <w:rPr>
          <w:rFonts w:ascii="Times New Roman" w:hAnsi="Times New Roman" w:cs="Times New Roman"/>
        </w:rPr>
        <w:t>the economic modeling</w:t>
      </w:r>
      <w:r w:rsidR="007C7D47" w:rsidRPr="00362F41">
        <w:rPr>
          <w:rFonts w:ascii="Times New Roman" w:hAnsi="Times New Roman" w:cs="Times New Roman"/>
        </w:rPr>
        <w:t xml:space="preserve"> of sorting have led to </w:t>
      </w:r>
      <w:r w:rsidR="004E2427">
        <w:rPr>
          <w:rFonts w:ascii="Times New Roman" w:hAnsi="Times New Roman" w:cs="Times New Roman"/>
        </w:rPr>
        <w:t xml:space="preserve">the development of new analytical </w:t>
      </w:r>
      <w:r w:rsidR="007C7D47" w:rsidRPr="00362F41">
        <w:rPr>
          <w:rFonts w:ascii="Times New Roman" w:hAnsi="Times New Roman" w:cs="Times New Roman"/>
        </w:rPr>
        <w:t>framework</w:t>
      </w:r>
      <w:r w:rsidR="004E2427">
        <w:rPr>
          <w:rFonts w:ascii="Times New Roman" w:hAnsi="Times New Roman" w:cs="Times New Roman"/>
        </w:rPr>
        <w:t>s that can a</w:t>
      </w:r>
      <w:r w:rsidR="007C7D47" w:rsidRPr="00362F41">
        <w:rPr>
          <w:rFonts w:ascii="Times New Roman" w:hAnsi="Times New Roman" w:cs="Times New Roman"/>
        </w:rPr>
        <w:t xml:space="preserve">lter </w:t>
      </w:r>
      <w:r w:rsidR="004E2427">
        <w:rPr>
          <w:rFonts w:ascii="Times New Roman" w:hAnsi="Times New Roman" w:cs="Times New Roman"/>
        </w:rPr>
        <w:t xml:space="preserve">how </w:t>
      </w:r>
      <w:r w:rsidR="007C7D47" w:rsidRPr="00362F41">
        <w:rPr>
          <w:rFonts w:ascii="Times New Roman" w:hAnsi="Times New Roman" w:cs="Times New Roman"/>
        </w:rPr>
        <w:t xml:space="preserve">we </w:t>
      </w:r>
      <w:r w:rsidR="004E2427">
        <w:rPr>
          <w:rFonts w:ascii="Times New Roman" w:hAnsi="Times New Roman" w:cs="Times New Roman"/>
        </w:rPr>
        <w:t xml:space="preserve">think about these </w:t>
      </w:r>
      <w:r w:rsidR="00586908">
        <w:rPr>
          <w:rFonts w:ascii="Times New Roman" w:hAnsi="Times New Roman" w:cs="Times New Roman"/>
        </w:rPr>
        <w:t>processes and evaluate policies designed to affect them.  It is our g</w:t>
      </w:r>
      <w:r w:rsidR="004E2427">
        <w:rPr>
          <w:rFonts w:ascii="Times New Roman" w:hAnsi="Times New Roman" w:cs="Times New Roman"/>
        </w:rPr>
        <w:t>oal to employ these new</w:t>
      </w:r>
      <w:r w:rsidR="00586908">
        <w:rPr>
          <w:rFonts w:ascii="Times New Roman" w:hAnsi="Times New Roman" w:cs="Times New Roman"/>
        </w:rPr>
        <w:t xml:space="preserve"> methods in connection with the unique dat</w:t>
      </w:r>
      <w:r w:rsidR="00244955">
        <w:rPr>
          <w:rFonts w:ascii="Times New Roman" w:hAnsi="Times New Roman" w:cs="Times New Roman"/>
        </w:rPr>
        <w:t xml:space="preserve">a sources available through </w:t>
      </w:r>
      <w:proofErr w:type="spellStart"/>
      <w:r w:rsidR="00244955">
        <w:rPr>
          <w:rFonts w:ascii="Times New Roman" w:hAnsi="Times New Roman" w:cs="Times New Roman"/>
        </w:rPr>
        <w:t>AQMe</w:t>
      </w:r>
      <w:r w:rsidR="00586908">
        <w:rPr>
          <w:rFonts w:ascii="Times New Roman" w:hAnsi="Times New Roman" w:cs="Times New Roman"/>
        </w:rPr>
        <w:t>N</w:t>
      </w:r>
      <w:proofErr w:type="spellEnd"/>
      <w:r w:rsidR="00586908">
        <w:rPr>
          <w:rFonts w:ascii="Times New Roman" w:hAnsi="Times New Roman" w:cs="Times New Roman"/>
        </w:rPr>
        <w:t xml:space="preserve"> to make strides in these dimensions.</w:t>
      </w:r>
    </w:p>
    <w:p w14:paraId="0E986F0E" w14:textId="18E40D12" w:rsidR="00905E80" w:rsidRPr="00362F41" w:rsidRDefault="005B0BEB" w:rsidP="00CC74BC">
      <w:pPr>
        <w:spacing w:line="480" w:lineRule="auto"/>
        <w:ind w:firstLine="720"/>
        <w:rPr>
          <w:rFonts w:ascii="Times New Roman" w:hAnsi="Times New Roman" w:cs="Times New Roman"/>
        </w:rPr>
      </w:pPr>
      <w:r>
        <w:rPr>
          <w:rFonts w:ascii="Times New Roman" w:hAnsi="Times New Roman" w:cs="Times New Roman"/>
        </w:rPr>
        <w:t>Equilibrium sorting</w:t>
      </w:r>
      <w:r w:rsidR="00905E80" w:rsidRPr="00362F41">
        <w:rPr>
          <w:rFonts w:ascii="Times New Roman" w:hAnsi="Times New Roman" w:cs="Times New Roman"/>
        </w:rPr>
        <w:t xml:space="preserve"> models use the properties of </w:t>
      </w:r>
      <w:r>
        <w:rPr>
          <w:rFonts w:ascii="Times New Roman" w:hAnsi="Times New Roman" w:cs="Times New Roman"/>
        </w:rPr>
        <w:t xml:space="preserve">housing and labor </w:t>
      </w:r>
      <w:r w:rsidR="00905E80" w:rsidRPr="00362F41">
        <w:rPr>
          <w:rFonts w:ascii="Times New Roman" w:hAnsi="Times New Roman" w:cs="Times New Roman"/>
        </w:rPr>
        <w:t xml:space="preserve">market </w:t>
      </w:r>
      <w:proofErr w:type="spellStart"/>
      <w:r w:rsidR="00905E80" w:rsidRPr="00362F41">
        <w:rPr>
          <w:rFonts w:ascii="Times New Roman" w:hAnsi="Times New Roman" w:cs="Times New Roman"/>
        </w:rPr>
        <w:t>equilibria</w:t>
      </w:r>
      <w:proofErr w:type="spellEnd"/>
      <w:r w:rsidR="00905E80" w:rsidRPr="00362F41">
        <w:rPr>
          <w:rFonts w:ascii="Times New Roman" w:hAnsi="Times New Roman" w:cs="Times New Roman"/>
        </w:rPr>
        <w:t xml:space="preserve">, together with </w:t>
      </w:r>
      <w:r>
        <w:rPr>
          <w:rFonts w:ascii="Times New Roman" w:hAnsi="Times New Roman" w:cs="Times New Roman"/>
        </w:rPr>
        <w:t xml:space="preserve">micro-data describing the </w:t>
      </w:r>
      <w:r w:rsidR="00905E80" w:rsidRPr="00362F41">
        <w:rPr>
          <w:rFonts w:ascii="Times New Roman" w:hAnsi="Times New Roman" w:cs="Times New Roman"/>
        </w:rPr>
        <w:t xml:space="preserve">behavior of economic agents, to estimate structural parameters that characterize </w:t>
      </w:r>
      <w:r>
        <w:rPr>
          <w:rFonts w:ascii="Times New Roman" w:hAnsi="Times New Roman" w:cs="Times New Roman"/>
        </w:rPr>
        <w:t xml:space="preserve">those </w:t>
      </w:r>
      <w:r w:rsidR="00905E80" w:rsidRPr="00362F41">
        <w:rPr>
          <w:rFonts w:ascii="Times New Roman" w:hAnsi="Times New Roman" w:cs="Times New Roman"/>
        </w:rPr>
        <w:t>agent</w:t>
      </w:r>
      <w:r>
        <w:rPr>
          <w:rFonts w:ascii="Times New Roman" w:hAnsi="Times New Roman" w:cs="Times New Roman"/>
        </w:rPr>
        <w:t>s’</w:t>
      </w:r>
      <w:r w:rsidR="00905E80" w:rsidRPr="00362F41">
        <w:rPr>
          <w:rFonts w:ascii="Times New Roman" w:hAnsi="Times New Roman" w:cs="Times New Roman"/>
        </w:rPr>
        <w:t xml:space="preserve"> </w:t>
      </w:r>
      <w:r w:rsidR="00586908">
        <w:rPr>
          <w:rFonts w:ascii="Times New Roman" w:hAnsi="Times New Roman" w:cs="Times New Roman"/>
        </w:rPr>
        <w:t>preferences.  Of particular importance is agent heterogeneity (both observed and unobserved)</w:t>
      </w:r>
      <w:r w:rsidR="00905E80" w:rsidRPr="00362F41">
        <w:rPr>
          <w:rFonts w:ascii="Times New Roman" w:hAnsi="Times New Roman" w:cs="Times New Roman"/>
        </w:rPr>
        <w:t>.</w:t>
      </w:r>
      <w:r w:rsidR="00F12718" w:rsidRPr="00362F41">
        <w:rPr>
          <w:rFonts w:ascii="Times New Roman" w:hAnsi="Times New Roman" w:cs="Times New Roman"/>
        </w:rPr>
        <w:t xml:space="preserve">  As heterogeneous agents sort, their collective behavior can influence the supply of amenities.  These adjustments can be represented as part of the characterization of the </w:t>
      </w:r>
      <w:proofErr w:type="spellStart"/>
      <w:r w:rsidR="00F12718" w:rsidRPr="00362F41">
        <w:rPr>
          <w:rFonts w:ascii="Times New Roman" w:hAnsi="Times New Roman" w:cs="Times New Roman"/>
        </w:rPr>
        <w:t>equilibria</w:t>
      </w:r>
      <w:proofErr w:type="spellEnd"/>
      <w:r w:rsidR="00F12718" w:rsidRPr="00362F41">
        <w:rPr>
          <w:rFonts w:ascii="Times New Roman" w:hAnsi="Times New Roman" w:cs="Times New Roman"/>
        </w:rPr>
        <w:t xml:space="preserve">.  </w:t>
      </w:r>
      <w:r w:rsidR="00586908">
        <w:rPr>
          <w:rFonts w:ascii="Times New Roman" w:hAnsi="Times New Roman" w:cs="Times New Roman"/>
        </w:rPr>
        <w:t xml:space="preserve">While they can apply to many different contexts, sorting models have grown largely out of the work of </w:t>
      </w:r>
      <w:proofErr w:type="spellStart"/>
      <w:r w:rsidR="00586908">
        <w:rPr>
          <w:rFonts w:ascii="Times New Roman" w:hAnsi="Times New Roman" w:cs="Times New Roman"/>
        </w:rPr>
        <w:t>Tiebout</w:t>
      </w:r>
      <w:proofErr w:type="spellEnd"/>
      <w:r w:rsidR="00586908">
        <w:rPr>
          <w:rFonts w:ascii="Times New Roman" w:hAnsi="Times New Roman" w:cs="Times New Roman"/>
        </w:rPr>
        <w:t xml:space="preserve"> (1956), and typically apply to residential decisions and the numerous impacts that those decisions can have.  </w:t>
      </w:r>
      <w:r w:rsidR="00F12718" w:rsidRPr="00362F41">
        <w:rPr>
          <w:rFonts w:ascii="Times New Roman" w:hAnsi="Times New Roman" w:cs="Times New Roman"/>
        </w:rPr>
        <w:t>Sorting models can int</w:t>
      </w:r>
      <w:r w:rsidR="00586908">
        <w:rPr>
          <w:rFonts w:ascii="Times New Roman" w:hAnsi="Times New Roman" w:cs="Times New Roman"/>
        </w:rPr>
        <w:t>egrate descriptions of how local public goods and</w:t>
      </w:r>
      <w:r w:rsidR="00F12718" w:rsidRPr="00362F41">
        <w:rPr>
          <w:rFonts w:ascii="Times New Roman" w:hAnsi="Times New Roman" w:cs="Times New Roman"/>
        </w:rPr>
        <w:t xml:space="preserve"> amenities are generated, estimate how they affect decision making and, in turn, predict how they will be affected by future policies targeting prices or </w:t>
      </w:r>
      <w:r w:rsidR="00F12718" w:rsidRPr="00362F41">
        <w:rPr>
          <w:rFonts w:ascii="Times New Roman" w:hAnsi="Times New Roman" w:cs="Times New Roman"/>
        </w:rPr>
        <w:lastRenderedPageBreak/>
        <w:t xml:space="preserve">quantities.  Sorting models can </w:t>
      </w:r>
      <w:r w:rsidR="00C56CB3">
        <w:rPr>
          <w:rFonts w:ascii="Times New Roman" w:hAnsi="Times New Roman" w:cs="Times New Roman"/>
        </w:rPr>
        <w:t xml:space="preserve">furthermore </w:t>
      </w:r>
      <w:r w:rsidR="00F12718" w:rsidRPr="00362F41">
        <w:rPr>
          <w:rFonts w:ascii="Times New Roman" w:hAnsi="Times New Roman" w:cs="Times New Roman"/>
        </w:rPr>
        <w:t>predict how equilibrium prices and quantit</w:t>
      </w:r>
      <w:r w:rsidR="00586908">
        <w:rPr>
          <w:rFonts w:ascii="Times New Roman" w:hAnsi="Times New Roman" w:cs="Times New Roman"/>
        </w:rPr>
        <w:t xml:space="preserve">ies will be affected by </w:t>
      </w:r>
      <w:r w:rsidR="00C56CB3">
        <w:rPr>
          <w:rFonts w:ascii="Times New Roman" w:hAnsi="Times New Roman" w:cs="Times New Roman"/>
        </w:rPr>
        <w:t xml:space="preserve">such </w:t>
      </w:r>
      <w:r w:rsidR="00586908">
        <w:rPr>
          <w:rFonts w:ascii="Times New Roman" w:hAnsi="Times New Roman" w:cs="Times New Roman"/>
        </w:rPr>
        <w:t>policie</w:t>
      </w:r>
      <w:r w:rsidR="00F12718" w:rsidRPr="00362F41">
        <w:rPr>
          <w:rFonts w:ascii="Times New Roman" w:hAnsi="Times New Roman" w:cs="Times New Roman"/>
        </w:rPr>
        <w:t>s.</w:t>
      </w:r>
    </w:p>
    <w:p w14:paraId="2039E42A" w14:textId="611517F1" w:rsidR="00F12718" w:rsidRPr="001A38C5" w:rsidRDefault="00586908" w:rsidP="00CC74BC">
      <w:pPr>
        <w:spacing w:line="480" w:lineRule="auto"/>
        <w:ind w:firstLine="720"/>
        <w:rPr>
          <w:rFonts w:ascii="Times New Roman" w:hAnsi="Times New Roman" w:cs="Times New Roman"/>
        </w:rPr>
      </w:pPr>
      <w:r>
        <w:rPr>
          <w:rFonts w:ascii="Times New Roman" w:hAnsi="Times New Roman" w:cs="Times New Roman"/>
        </w:rPr>
        <w:t xml:space="preserve">There are numerous dimensions in which individuals make sorting decisions that can have important feedback effects.  </w:t>
      </w:r>
      <w:r w:rsidR="00F12718" w:rsidRPr="00362F41">
        <w:rPr>
          <w:rFonts w:ascii="Times New Roman" w:hAnsi="Times New Roman" w:cs="Times New Roman"/>
        </w:rPr>
        <w:t>The attributes of the neighborhoods that a household chooses from may depend upon where its primary earner works, w</w:t>
      </w:r>
      <w:r w:rsidR="005B0BEB">
        <w:rPr>
          <w:rFonts w:ascii="Times New Roman" w:hAnsi="Times New Roman" w:cs="Times New Roman"/>
        </w:rPr>
        <w:t>h</w:t>
      </w:r>
      <w:r w:rsidR="00F12718" w:rsidRPr="00362F41">
        <w:rPr>
          <w:rFonts w:ascii="Times New Roman" w:hAnsi="Times New Roman" w:cs="Times New Roman"/>
        </w:rPr>
        <w:t xml:space="preserve">ile its preferences for school districts may depend upon the level of education attained by the adult members of the household.  As households with different incomes and levels of education decide where to live, they will influence the demographic compositions of neighborhoods.  When households vote, their preferences will shape public policies that </w:t>
      </w:r>
      <w:r w:rsidR="00F12718" w:rsidRPr="001A38C5">
        <w:rPr>
          <w:rFonts w:ascii="Times New Roman" w:hAnsi="Times New Roman" w:cs="Times New Roman"/>
        </w:rPr>
        <w:t>influence local public goods such as school quality or protected open spac</w:t>
      </w:r>
      <w:r w:rsidR="001A38C5" w:rsidRPr="001A38C5">
        <w:rPr>
          <w:rFonts w:ascii="Times New Roman" w:hAnsi="Times New Roman" w:cs="Times New Roman"/>
        </w:rPr>
        <w:t xml:space="preserve">e. </w:t>
      </w:r>
      <w:r w:rsidR="001A38C5" w:rsidRPr="001A38C5">
        <w:rPr>
          <w:rFonts w:ascii="Times New Roman" w:hAnsi="Times New Roman"/>
        </w:rPr>
        <w:t xml:space="preserve">[Bergstrom and Goodman, 1973; Goldstein and </w:t>
      </w:r>
      <w:proofErr w:type="spellStart"/>
      <w:r w:rsidR="001A38C5" w:rsidRPr="001A38C5">
        <w:rPr>
          <w:rFonts w:ascii="Times New Roman" w:hAnsi="Times New Roman"/>
        </w:rPr>
        <w:t>Pauly</w:t>
      </w:r>
      <w:proofErr w:type="spellEnd"/>
      <w:r w:rsidR="001A38C5" w:rsidRPr="001A38C5">
        <w:rPr>
          <w:rFonts w:ascii="Times New Roman" w:hAnsi="Times New Roman"/>
        </w:rPr>
        <w:t>, 1981]</w:t>
      </w:r>
    </w:p>
    <w:p w14:paraId="27C119BC" w14:textId="143FBF50" w:rsidR="00F12718" w:rsidRDefault="00F12718" w:rsidP="001A38C5">
      <w:pPr>
        <w:spacing w:line="480" w:lineRule="auto"/>
        <w:ind w:firstLine="720"/>
        <w:rPr>
          <w:rFonts w:ascii="Times New Roman" w:hAnsi="Times New Roman" w:cs="Times New Roman"/>
        </w:rPr>
      </w:pPr>
      <w:r w:rsidRPr="00362F41">
        <w:rPr>
          <w:rFonts w:ascii="Times New Roman" w:hAnsi="Times New Roman" w:cs="Times New Roman"/>
        </w:rPr>
        <w:t xml:space="preserve">Endogenous amenities create challenges for estimating these models as well as affect market outcomes for private goods, such as housing prices and wage rates.  The sorting literature seeks </w:t>
      </w:r>
      <w:r w:rsidR="008775E3">
        <w:rPr>
          <w:rFonts w:ascii="Times New Roman" w:hAnsi="Times New Roman" w:cs="Times New Roman"/>
        </w:rPr>
        <w:t>to incorporate the “general equ</w:t>
      </w:r>
      <w:r w:rsidRPr="00362F41">
        <w:rPr>
          <w:rFonts w:ascii="Times New Roman" w:hAnsi="Times New Roman" w:cs="Times New Roman"/>
        </w:rPr>
        <w:t>ilibrium” feedback effects between economic agents and their environments.</w:t>
      </w:r>
      <w:r w:rsidR="001A38C5">
        <w:rPr>
          <w:rFonts w:ascii="Times New Roman" w:hAnsi="Times New Roman" w:cs="Times New Roman"/>
        </w:rPr>
        <w:t xml:space="preserve">  </w:t>
      </w:r>
      <w:r w:rsidRPr="00362F41">
        <w:rPr>
          <w:rFonts w:ascii="Times New Roman" w:hAnsi="Times New Roman" w:cs="Times New Roman"/>
        </w:rPr>
        <w:t>Modeling these feedback effects is important for researchers interested in simulating the impacts of a counterfactual policy.</w:t>
      </w:r>
      <w:r w:rsidR="00371D88">
        <w:rPr>
          <w:rFonts w:ascii="Times New Roman" w:hAnsi="Times New Roman" w:cs="Times New Roman"/>
        </w:rPr>
        <w:t xml:space="preserve">  In particular, equilibrium feedback can generate welfare impacts equal in magnitude to the policy’s direct effect. </w:t>
      </w:r>
      <w:r w:rsidR="00852A7D">
        <w:rPr>
          <w:rFonts w:ascii="Times New Roman" w:hAnsi="Times New Roman" w:cs="Times New Roman"/>
        </w:rPr>
        <w:t xml:space="preserve"> For example, Timmins and Murdock (2007) find that the welfare cost of closing a large inland fishery are more than twice as large as when congestion costs are properly estimated and accounted for in policy simulations.  </w:t>
      </w:r>
      <w:r w:rsidR="00371D88">
        <w:rPr>
          <w:rFonts w:ascii="Times New Roman" w:hAnsi="Times New Roman" w:cs="Times New Roman"/>
        </w:rPr>
        <w:t xml:space="preserve">With feedback effects, policies can also have unintended consequences. </w:t>
      </w:r>
      <w:r w:rsidR="00852A7D">
        <w:rPr>
          <w:rFonts w:ascii="Times New Roman" w:hAnsi="Times New Roman" w:cs="Times New Roman"/>
        </w:rPr>
        <w:t xml:space="preserve"> Walsh (2007), for example, finds that increasing the amount of</w:t>
      </w:r>
      <w:r w:rsidR="00371D88">
        <w:rPr>
          <w:rFonts w:ascii="Times New Roman" w:hAnsi="Times New Roman" w:cs="Times New Roman"/>
        </w:rPr>
        <w:t xml:space="preserve"> land in protected space ca</w:t>
      </w:r>
      <w:r w:rsidR="00C05D85">
        <w:rPr>
          <w:rFonts w:ascii="Times New Roman" w:hAnsi="Times New Roman" w:cs="Times New Roman"/>
        </w:rPr>
        <w:t xml:space="preserve">n </w:t>
      </w:r>
      <w:r w:rsidR="00852A7D">
        <w:rPr>
          <w:rFonts w:ascii="Times New Roman" w:hAnsi="Times New Roman" w:cs="Times New Roman"/>
        </w:rPr>
        <w:t xml:space="preserve">actually </w:t>
      </w:r>
      <w:r w:rsidR="00C05D85">
        <w:rPr>
          <w:rFonts w:ascii="Times New Roman" w:hAnsi="Times New Roman" w:cs="Times New Roman"/>
        </w:rPr>
        <w:t xml:space="preserve">lead to less </w:t>
      </w:r>
      <w:r w:rsidR="00852A7D">
        <w:rPr>
          <w:rFonts w:ascii="Times New Roman" w:hAnsi="Times New Roman" w:cs="Times New Roman"/>
        </w:rPr>
        <w:t xml:space="preserve">total undeveloped land.  </w:t>
      </w:r>
      <w:proofErr w:type="spellStart"/>
      <w:r w:rsidR="00852A7D">
        <w:rPr>
          <w:rFonts w:ascii="Times New Roman" w:hAnsi="Times New Roman" w:cs="Times New Roman"/>
        </w:rPr>
        <w:t>Sieg</w:t>
      </w:r>
      <w:proofErr w:type="spellEnd"/>
      <w:r w:rsidR="00852A7D">
        <w:rPr>
          <w:rFonts w:ascii="Times New Roman" w:hAnsi="Times New Roman" w:cs="Times New Roman"/>
        </w:rPr>
        <w:t xml:space="preserve">, Smith, </w:t>
      </w:r>
      <w:proofErr w:type="spellStart"/>
      <w:r w:rsidR="00852A7D">
        <w:rPr>
          <w:rFonts w:ascii="Times New Roman" w:hAnsi="Times New Roman" w:cs="Times New Roman"/>
        </w:rPr>
        <w:t>Banzhaf</w:t>
      </w:r>
      <w:proofErr w:type="spellEnd"/>
      <w:r w:rsidR="00852A7D">
        <w:rPr>
          <w:rFonts w:ascii="Times New Roman" w:hAnsi="Times New Roman" w:cs="Times New Roman"/>
        </w:rPr>
        <w:t xml:space="preserve"> and Walsh</w:t>
      </w:r>
      <w:r w:rsidR="00C05D85">
        <w:rPr>
          <w:rFonts w:ascii="Times New Roman" w:hAnsi="Times New Roman" w:cs="Times New Roman"/>
        </w:rPr>
        <w:t xml:space="preserve"> (2004) show that an improvement in </w:t>
      </w:r>
      <w:r w:rsidR="00C05D85">
        <w:rPr>
          <w:rFonts w:ascii="Times New Roman" w:hAnsi="Times New Roman" w:cs="Times New Roman"/>
        </w:rPr>
        <w:lastRenderedPageBreak/>
        <w:t xml:space="preserve">air quality can make people worse off if they had weak preferences for air quality before the improvement and </w:t>
      </w:r>
      <w:r w:rsidR="004819CC">
        <w:rPr>
          <w:rFonts w:ascii="Times New Roman" w:hAnsi="Times New Roman" w:cs="Times New Roman"/>
        </w:rPr>
        <w:t>the improvement</w:t>
      </w:r>
      <w:r w:rsidR="00C05D85">
        <w:rPr>
          <w:rFonts w:ascii="Times New Roman" w:hAnsi="Times New Roman" w:cs="Times New Roman"/>
        </w:rPr>
        <w:t xml:space="preserve"> raises </w:t>
      </w:r>
      <w:r w:rsidR="004819CC">
        <w:rPr>
          <w:rFonts w:ascii="Times New Roman" w:hAnsi="Times New Roman" w:cs="Times New Roman"/>
        </w:rPr>
        <w:t xml:space="preserve">the </w:t>
      </w:r>
      <w:r w:rsidR="00C05D85">
        <w:rPr>
          <w:rFonts w:ascii="Times New Roman" w:hAnsi="Times New Roman" w:cs="Times New Roman"/>
        </w:rPr>
        <w:t>price</w:t>
      </w:r>
      <w:r w:rsidR="004819CC">
        <w:rPr>
          <w:rFonts w:ascii="Times New Roman" w:hAnsi="Times New Roman" w:cs="Times New Roman"/>
        </w:rPr>
        <w:t xml:space="preserve"> of housing</w:t>
      </w:r>
      <w:r w:rsidR="00C05D85">
        <w:rPr>
          <w:rFonts w:ascii="Times New Roman" w:hAnsi="Times New Roman" w:cs="Times New Roman"/>
        </w:rPr>
        <w:t xml:space="preserve"> at the low end of the air quality distribution.</w:t>
      </w:r>
      <w:r w:rsidR="00371D88">
        <w:rPr>
          <w:rFonts w:ascii="Times New Roman" w:hAnsi="Times New Roman" w:cs="Times New Roman"/>
        </w:rPr>
        <w:t xml:space="preserve">  Alternatively, if applied correctly, social interactions can lead to even s</w:t>
      </w:r>
      <w:r w:rsidR="00C05D85">
        <w:rPr>
          <w:rFonts w:ascii="Times New Roman" w:hAnsi="Times New Roman" w:cs="Times New Roman"/>
        </w:rPr>
        <w:t>tronger policy impacts</w:t>
      </w:r>
      <w:r w:rsidR="00852A7D">
        <w:rPr>
          <w:rFonts w:ascii="Times New Roman" w:hAnsi="Times New Roman" w:cs="Times New Roman"/>
        </w:rPr>
        <w:t xml:space="preserve"> (</w:t>
      </w:r>
      <w:r w:rsidR="00D64BC6">
        <w:rPr>
          <w:rFonts w:ascii="Times New Roman" w:hAnsi="Times New Roman" w:cs="Times New Roman"/>
        </w:rPr>
        <w:t xml:space="preserve">Dickinson and </w:t>
      </w:r>
      <w:proofErr w:type="spellStart"/>
      <w:r w:rsidR="00D64BC6">
        <w:rPr>
          <w:rFonts w:ascii="Times New Roman" w:hAnsi="Times New Roman" w:cs="Times New Roman"/>
        </w:rPr>
        <w:t>Pattanayak</w:t>
      </w:r>
      <w:proofErr w:type="spellEnd"/>
      <w:r w:rsidR="00D64BC6">
        <w:rPr>
          <w:rFonts w:ascii="Times New Roman" w:hAnsi="Times New Roman" w:cs="Times New Roman"/>
        </w:rPr>
        <w:t xml:space="preserve"> 2012).</w:t>
      </w:r>
      <w:r w:rsidR="00C05D85">
        <w:rPr>
          <w:rFonts w:ascii="Times New Roman" w:hAnsi="Times New Roman" w:cs="Times New Roman"/>
        </w:rPr>
        <w:t xml:space="preserve">  It is possible</w:t>
      </w:r>
      <w:r w:rsidR="00D64BC6">
        <w:rPr>
          <w:rFonts w:ascii="Times New Roman" w:hAnsi="Times New Roman" w:cs="Times New Roman"/>
        </w:rPr>
        <w:t>, however,</w:t>
      </w:r>
      <w:r w:rsidR="00C05D85">
        <w:rPr>
          <w:rFonts w:ascii="Times New Roman" w:hAnsi="Times New Roman" w:cs="Times New Roman"/>
        </w:rPr>
        <w:t xml:space="preserve"> that </w:t>
      </w:r>
      <w:r w:rsidR="00371D88">
        <w:rPr>
          <w:rFonts w:ascii="Times New Roman" w:hAnsi="Times New Roman" w:cs="Times New Roman"/>
        </w:rPr>
        <w:t xml:space="preserve">the goal of policy may be undone by </w:t>
      </w:r>
      <w:r w:rsidR="00D64BC6">
        <w:rPr>
          <w:rFonts w:ascii="Times New Roman" w:hAnsi="Times New Roman" w:cs="Times New Roman"/>
        </w:rPr>
        <w:t xml:space="preserve">sorting behavior; </w:t>
      </w:r>
      <w:proofErr w:type="spellStart"/>
      <w:r w:rsidR="00D64BC6">
        <w:rPr>
          <w:rFonts w:ascii="Times New Roman" w:hAnsi="Times New Roman" w:cs="Times New Roman"/>
        </w:rPr>
        <w:t>Depro</w:t>
      </w:r>
      <w:proofErr w:type="spellEnd"/>
      <w:r w:rsidR="00D64BC6">
        <w:rPr>
          <w:rFonts w:ascii="Times New Roman" w:hAnsi="Times New Roman" w:cs="Times New Roman"/>
        </w:rPr>
        <w:t>, Timmins and O’Neil (2014) find that disproportionate exposure of minority groups in Los Angeles to cancer causing air toxics can be largely explained by residential sorting decisions, so that changing rules about the siting of toxic facilities alone is unlikely to solve the “environmental injustice” problem</w:t>
      </w:r>
      <w:r w:rsidR="00371D88">
        <w:rPr>
          <w:rFonts w:ascii="Times New Roman" w:hAnsi="Times New Roman" w:cs="Times New Roman"/>
        </w:rPr>
        <w:t>.  Finally</w:t>
      </w:r>
      <w:r w:rsidR="00507557">
        <w:rPr>
          <w:rFonts w:ascii="Times New Roman" w:hAnsi="Times New Roman" w:cs="Times New Roman"/>
        </w:rPr>
        <w:t>, feedback effects and social interactions can explain the persi</w:t>
      </w:r>
      <w:r w:rsidR="00D64BC6">
        <w:rPr>
          <w:rFonts w:ascii="Times New Roman" w:hAnsi="Times New Roman" w:cs="Times New Roman"/>
        </w:rPr>
        <w:t xml:space="preserve">stence of </w:t>
      </w:r>
      <w:r w:rsidR="00D64BC6" w:rsidRPr="004819CC">
        <w:rPr>
          <w:rFonts w:ascii="Times New Roman" w:hAnsi="Times New Roman" w:cs="Times New Roman"/>
        </w:rPr>
        <w:t xml:space="preserve">segregation (Bayer, Ferreira and MacMillan </w:t>
      </w:r>
      <w:r w:rsidR="00C56CB3" w:rsidRPr="004819CC">
        <w:rPr>
          <w:rFonts w:ascii="Times New Roman" w:hAnsi="Times New Roman" w:cs="Times New Roman"/>
        </w:rPr>
        <w:t>200</w:t>
      </w:r>
      <w:r w:rsidR="004819CC" w:rsidRPr="004819CC">
        <w:rPr>
          <w:rFonts w:ascii="Times New Roman" w:hAnsi="Times New Roman" w:cs="Times New Roman"/>
        </w:rPr>
        <w:t>7</w:t>
      </w:r>
      <w:r w:rsidR="00C56CB3" w:rsidRPr="004819CC">
        <w:rPr>
          <w:rFonts w:ascii="Times New Roman" w:hAnsi="Times New Roman" w:cs="Times New Roman"/>
        </w:rPr>
        <w:t>)</w:t>
      </w:r>
    </w:p>
    <w:p w14:paraId="7B2B93B0" w14:textId="757077C6" w:rsidR="00F12718" w:rsidRPr="00362F41" w:rsidRDefault="00507557" w:rsidP="00CC74BC">
      <w:pPr>
        <w:spacing w:line="480" w:lineRule="auto"/>
        <w:ind w:firstLine="720"/>
        <w:rPr>
          <w:rFonts w:ascii="Times New Roman" w:hAnsi="Times New Roman" w:cs="Times New Roman"/>
        </w:rPr>
      </w:pPr>
      <w:r>
        <w:rPr>
          <w:rFonts w:ascii="Times New Roman" w:hAnsi="Times New Roman" w:cs="Times New Roman"/>
        </w:rPr>
        <w:t>I</w:t>
      </w:r>
      <w:r w:rsidRPr="00362F41">
        <w:rPr>
          <w:rFonts w:ascii="Times New Roman" w:hAnsi="Times New Roman" w:cs="Times New Roman"/>
        </w:rPr>
        <w:t xml:space="preserve">n many ways, the </w:t>
      </w:r>
      <w:r w:rsidR="00C56CB3">
        <w:rPr>
          <w:rFonts w:ascii="Times New Roman" w:hAnsi="Times New Roman" w:cs="Times New Roman"/>
        </w:rPr>
        <w:t xml:space="preserve">models of </w:t>
      </w:r>
      <w:r w:rsidRPr="00362F41">
        <w:rPr>
          <w:rFonts w:ascii="Times New Roman" w:hAnsi="Times New Roman" w:cs="Times New Roman"/>
        </w:rPr>
        <w:t xml:space="preserve">sorting processes </w:t>
      </w:r>
      <w:r w:rsidR="00C56CB3">
        <w:rPr>
          <w:rFonts w:ascii="Times New Roman" w:hAnsi="Times New Roman" w:cs="Times New Roman"/>
        </w:rPr>
        <w:t xml:space="preserve">that </w:t>
      </w:r>
      <w:r w:rsidRPr="00362F41">
        <w:rPr>
          <w:rFonts w:ascii="Times New Roman" w:hAnsi="Times New Roman" w:cs="Times New Roman"/>
        </w:rPr>
        <w:t xml:space="preserve">we consider are very similar to </w:t>
      </w:r>
      <w:r w:rsidR="00C56CB3">
        <w:rPr>
          <w:rFonts w:ascii="Times New Roman" w:hAnsi="Times New Roman" w:cs="Times New Roman"/>
        </w:rPr>
        <w:t xml:space="preserve">models of </w:t>
      </w:r>
      <w:r w:rsidRPr="00362F41">
        <w:rPr>
          <w:rFonts w:ascii="Times New Roman" w:hAnsi="Times New Roman" w:cs="Times New Roman"/>
        </w:rPr>
        <w:t>demand for differentiated products, where consumers sort across products in a market (including the outside good of not purchasing).  Because of this, many of the techniques used in the sorting literature are derived from models of consumer demand in Industrial Organization (IO).</w:t>
      </w:r>
      <w:r w:rsidR="00C56CB3">
        <w:rPr>
          <w:rFonts w:ascii="Times New Roman" w:hAnsi="Times New Roman" w:cs="Times New Roman"/>
        </w:rPr>
        <w:t xml:space="preserve">  </w:t>
      </w:r>
      <w:r w:rsidRPr="00362F41">
        <w:rPr>
          <w:rFonts w:ascii="Times New Roman" w:hAnsi="Times New Roman" w:cs="Times New Roman"/>
        </w:rPr>
        <w:t>There are, however, important differences between the simple models of consumer demand used in IO and the models we will use here.  Analysis is not confined to marginal effects or a partial equilibriu</w:t>
      </w:r>
      <w:r w:rsidR="00C56CB3">
        <w:rPr>
          <w:rFonts w:ascii="Times New Roman" w:hAnsi="Times New Roman" w:cs="Times New Roman"/>
        </w:rPr>
        <w:t>m setting.  Most important, e</w:t>
      </w:r>
      <w:r w:rsidR="00C05D85">
        <w:rPr>
          <w:rFonts w:ascii="Times New Roman" w:hAnsi="Times New Roman" w:cs="Times New Roman"/>
        </w:rPr>
        <w:t xml:space="preserve">quilibrium is not determined </w:t>
      </w:r>
      <w:r w:rsidR="00C05D85" w:rsidRPr="004819CC">
        <w:rPr>
          <w:rFonts w:ascii="Times New Roman" w:hAnsi="Times New Roman" w:cs="Times New Roman"/>
          <w:i/>
        </w:rPr>
        <w:t>only</w:t>
      </w:r>
      <w:r w:rsidR="00C05D85">
        <w:rPr>
          <w:rFonts w:ascii="Times New Roman" w:hAnsi="Times New Roman" w:cs="Times New Roman"/>
        </w:rPr>
        <w:t xml:space="preserve"> through </w:t>
      </w:r>
      <w:r w:rsidRPr="00362F41">
        <w:rPr>
          <w:rFonts w:ascii="Times New Roman" w:hAnsi="Times New Roman" w:cs="Times New Roman"/>
        </w:rPr>
        <w:t>prices and quantities.  Rather, sorting models can integrate mechanisms describing how non-market goods are generated</w:t>
      </w:r>
      <w:r w:rsidR="00D64BC6">
        <w:rPr>
          <w:rFonts w:ascii="Times New Roman" w:hAnsi="Times New Roman" w:cs="Times New Roman"/>
        </w:rPr>
        <w:t xml:space="preserve"> (e.g., local air pollution is a function of the people who choose to settle in a community and the cars they drive, school quality is a function of the attributes of children and their parents who choose to settle in the same school catchment zone)</w:t>
      </w:r>
      <w:r w:rsidRPr="00362F41">
        <w:rPr>
          <w:rFonts w:ascii="Times New Roman" w:hAnsi="Times New Roman" w:cs="Times New Roman"/>
        </w:rPr>
        <w:t>, and det</w:t>
      </w:r>
      <w:r w:rsidR="00C05D85">
        <w:rPr>
          <w:rFonts w:ascii="Times New Roman" w:hAnsi="Times New Roman" w:cs="Times New Roman"/>
        </w:rPr>
        <w:t>ermine how they affect decision-making.  I</w:t>
      </w:r>
      <w:r w:rsidRPr="00362F41">
        <w:rPr>
          <w:rFonts w:ascii="Times New Roman" w:hAnsi="Times New Roman" w:cs="Times New Roman"/>
        </w:rPr>
        <w:t xml:space="preserve">n turn, </w:t>
      </w:r>
      <w:r w:rsidR="00C05D85">
        <w:rPr>
          <w:rFonts w:ascii="Times New Roman" w:hAnsi="Times New Roman" w:cs="Times New Roman"/>
        </w:rPr>
        <w:t xml:space="preserve">they can </w:t>
      </w:r>
      <w:r w:rsidRPr="00362F41">
        <w:rPr>
          <w:rFonts w:ascii="Times New Roman" w:hAnsi="Times New Roman" w:cs="Times New Roman"/>
        </w:rPr>
        <w:t>predict</w:t>
      </w:r>
      <w:r w:rsidR="00C05D85">
        <w:rPr>
          <w:rFonts w:ascii="Times New Roman" w:hAnsi="Times New Roman" w:cs="Times New Roman"/>
        </w:rPr>
        <w:t xml:space="preserve"> how non-market goods</w:t>
      </w:r>
      <w:r w:rsidRPr="00362F41">
        <w:rPr>
          <w:rFonts w:ascii="Times New Roman" w:hAnsi="Times New Roman" w:cs="Times New Roman"/>
        </w:rPr>
        <w:t xml:space="preserve"> will be affected </w:t>
      </w:r>
      <w:r w:rsidRPr="00362F41">
        <w:rPr>
          <w:rFonts w:ascii="Times New Roman" w:hAnsi="Times New Roman" w:cs="Times New Roman"/>
        </w:rPr>
        <w:lastRenderedPageBreak/>
        <w:t>by future policies targeting prices or quantities.</w:t>
      </w:r>
      <w:r>
        <w:rPr>
          <w:rFonts w:ascii="Times New Roman" w:hAnsi="Times New Roman" w:cs="Times New Roman"/>
        </w:rPr>
        <w:t xml:space="preserve">  </w:t>
      </w:r>
      <w:r w:rsidR="00F12718" w:rsidRPr="00362F41">
        <w:rPr>
          <w:rFonts w:ascii="Times New Roman" w:hAnsi="Times New Roman" w:cs="Times New Roman"/>
        </w:rPr>
        <w:t xml:space="preserve">Market </w:t>
      </w:r>
      <w:proofErr w:type="spellStart"/>
      <w:r w:rsidR="00F12718" w:rsidRPr="00362F41">
        <w:rPr>
          <w:rFonts w:ascii="Times New Roman" w:hAnsi="Times New Roman" w:cs="Times New Roman"/>
        </w:rPr>
        <w:t>equilibria</w:t>
      </w:r>
      <w:proofErr w:type="spellEnd"/>
      <w:r w:rsidR="00F12718" w:rsidRPr="00362F41">
        <w:rPr>
          <w:rFonts w:ascii="Times New Roman" w:hAnsi="Times New Roman" w:cs="Times New Roman"/>
        </w:rPr>
        <w:t xml:space="preserve"> can </w:t>
      </w:r>
      <w:r w:rsidR="00C21F43">
        <w:rPr>
          <w:rFonts w:ascii="Times New Roman" w:hAnsi="Times New Roman" w:cs="Times New Roman"/>
        </w:rPr>
        <w:t xml:space="preserve">then </w:t>
      </w:r>
      <w:r w:rsidR="00F12718" w:rsidRPr="00362F41">
        <w:rPr>
          <w:rFonts w:ascii="Times New Roman" w:hAnsi="Times New Roman" w:cs="Times New Roman"/>
        </w:rPr>
        <w:t>depend on feedback effects that occur through non-market transmission routes.</w:t>
      </w:r>
    </w:p>
    <w:p w14:paraId="5D85EB73" w14:textId="1C34DBFD" w:rsidR="00F12718" w:rsidRPr="00362F41" w:rsidRDefault="00F12718" w:rsidP="00CC74BC">
      <w:pPr>
        <w:spacing w:line="480" w:lineRule="auto"/>
        <w:ind w:firstLine="720"/>
        <w:rPr>
          <w:rFonts w:ascii="Times New Roman" w:hAnsi="Times New Roman" w:cs="Times New Roman"/>
        </w:rPr>
      </w:pPr>
      <w:r w:rsidRPr="00362F41">
        <w:rPr>
          <w:rFonts w:ascii="Times New Roman" w:hAnsi="Times New Roman" w:cs="Times New Roman"/>
        </w:rPr>
        <w:t xml:space="preserve">The barriers to recovering </w:t>
      </w:r>
      <w:r w:rsidR="00C56CB3">
        <w:rPr>
          <w:rFonts w:ascii="Times New Roman" w:hAnsi="Times New Roman" w:cs="Times New Roman"/>
        </w:rPr>
        <w:t xml:space="preserve">the </w:t>
      </w:r>
      <w:r w:rsidRPr="00362F41">
        <w:rPr>
          <w:rFonts w:ascii="Times New Roman" w:hAnsi="Times New Roman" w:cs="Times New Roman"/>
        </w:rPr>
        <w:t xml:space="preserve">structural parameters </w:t>
      </w:r>
      <w:r w:rsidR="00C56CB3">
        <w:rPr>
          <w:rFonts w:ascii="Times New Roman" w:hAnsi="Times New Roman" w:cs="Times New Roman"/>
        </w:rPr>
        <w:t xml:space="preserve">underlying a sorting model </w:t>
      </w:r>
      <w:r w:rsidRPr="00362F41">
        <w:rPr>
          <w:rFonts w:ascii="Times New Roman" w:hAnsi="Times New Roman" w:cs="Times New Roman"/>
        </w:rPr>
        <w:t>are formidable.  The general equilibrium structure of a sorting model may suggest the need to develop instruments for endogenous amenities, such as open space, crime rates, or school quality.</w:t>
      </w:r>
      <w:r w:rsidR="003F4F84">
        <w:rPr>
          <w:rFonts w:ascii="Times New Roman" w:hAnsi="Times New Roman" w:cs="Times New Roman"/>
        </w:rPr>
        <w:t xml:space="preserve">  The structure of the sorting problem itself may suggest an instrumental variables strategy </w:t>
      </w:r>
      <w:r w:rsidR="009A131E">
        <w:rPr>
          <w:rFonts w:ascii="Times New Roman" w:hAnsi="Times New Roman" w:cs="Times New Roman"/>
        </w:rPr>
        <w:t>(</w:t>
      </w:r>
      <w:r w:rsidR="003F4F84">
        <w:rPr>
          <w:rFonts w:ascii="Times New Roman" w:hAnsi="Times New Roman" w:cs="Times New Roman"/>
        </w:rPr>
        <w:t>Bayer and Timmins 2007</w:t>
      </w:r>
      <w:r w:rsidR="009A131E">
        <w:rPr>
          <w:rFonts w:ascii="Times New Roman" w:hAnsi="Times New Roman" w:cs="Times New Roman"/>
        </w:rPr>
        <w:t>)</w:t>
      </w:r>
      <w:r w:rsidR="003F4F84">
        <w:rPr>
          <w:rFonts w:ascii="Times New Roman" w:hAnsi="Times New Roman" w:cs="Times New Roman"/>
        </w:rPr>
        <w:t xml:space="preserve">.  Other quasi-experimental sources of data variation may also be </w:t>
      </w:r>
      <w:r w:rsidR="00C05D85">
        <w:rPr>
          <w:rFonts w:ascii="Times New Roman" w:hAnsi="Times New Roman" w:cs="Times New Roman"/>
        </w:rPr>
        <w:t>u</w:t>
      </w:r>
      <w:r w:rsidR="00C21F43">
        <w:rPr>
          <w:rFonts w:ascii="Times New Roman" w:hAnsi="Times New Roman" w:cs="Times New Roman"/>
        </w:rPr>
        <w:t xml:space="preserve">sed to overcome these problems; </w:t>
      </w:r>
      <w:r w:rsidR="00C05D85">
        <w:rPr>
          <w:rFonts w:ascii="Times New Roman" w:hAnsi="Times New Roman" w:cs="Times New Roman"/>
        </w:rPr>
        <w:t>B</w:t>
      </w:r>
      <w:r w:rsidR="00C21F43">
        <w:rPr>
          <w:rFonts w:ascii="Times New Roman" w:hAnsi="Times New Roman" w:cs="Times New Roman"/>
        </w:rPr>
        <w:t xml:space="preserve">ayer, Ferreira, and McMillan </w:t>
      </w:r>
      <w:r w:rsidR="00C21F43" w:rsidRPr="009A131E">
        <w:rPr>
          <w:rFonts w:ascii="Times New Roman" w:hAnsi="Times New Roman" w:cs="Times New Roman"/>
        </w:rPr>
        <w:t>(200</w:t>
      </w:r>
      <w:r w:rsidR="009A131E" w:rsidRPr="009A131E">
        <w:rPr>
          <w:rFonts w:ascii="Times New Roman" w:hAnsi="Times New Roman" w:cs="Times New Roman"/>
        </w:rPr>
        <w:t>7</w:t>
      </w:r>
      <w:r w:rsidR="00C21F43" w:rsidRPr="009A131E">
        <w:rPr>
          <w:rFonts w:ascii="Times New Roman" w:hAnsi="Times New Roman" w:cs="Times New Roman"/>
        </w:rPr>
        <w:t>)</w:t>
      </w:r>
      <w:r w:rsidR="00C21F43">
        <w:rPr>
          <w:rFonts w:ascii="Times New Roman" w:hAnsi="Times New Roman" w:cs="Times New Roman"/>
        </w:rPr>
        <w:t xml:space="preserve"> use school catchment zone boundary fixed effects, while Bayer, </w:t>
      </w:r>
      <w:proofErr w:type="spellStart"/>
      <w:r w:rsidR="00C21F43">
        <w:rPr>
          <w:rFonts w:ascii="Times New Roman" w:hAnsi="Times New Roman" w:cs="Times New Roman"/>
        </w:rPr>
        <w:t>Keohane</w:t>
      </w:r>
      <w:proofErr w:type="spellEnd"/>
      <w:r w:rsidR="00C21F43">
        <w:rPr>
          <w:rFonts w:ascii="Times New Roman" w:hAnsi="Times New Roman" w:cs="Times New Roman"/>
        </w:rPr>
        <w:t xml:space="preserve"> and Timmins (2009) use a combination of instrumental variables based on a source-receptor matrix describing pollution dispersion and panel data variation.</w:t>
      </w:r>
    </w:p>
    <w:p w14:paraId="0E16C019" w14:textId="337B39DD" w:rsidR="00F12718" w:rsidRPr="00362F41" w:rsidRDefault="00F12718" w:rsidP="00CC74BC">
      <w:pPr>
        <w:spacing w:line="480" w:lineRule="auto"/>
        <w:ind w:firstLine="720"/>
        <w:rPr>
          <w:rFonts w:ascii="Times New Roman" w:hAnsi="Times New Roman" w:cs="Times New Roman"/>
        </w:rPr>
      </w:pPr>
      <w:r w:rsidRPr="00362F41">
        <w:rPr>
          <w:rFonts w:ascii="Times New Roman" w:hAnsi="Times New Roman" w:cs="Times New Roman"/>
        </w:rPr>
        <w:t xml:space="preserve">Additional challenges arise when sorting models are used to predict general equilibrium responses to counterfactual policies.  If a sorting model has multiple </w:t>
      </w:r>
      <w:proofErr w:type="spellStart"/>
      <w:r w:rsidRPr="00362F41">
        <w:rPr>
          <w:rFonts w:ascii="Times New Roman" w:hAnsi="Times New Roman" w:cs="Times New Roman"/>
        </w:rPr>
        <w:t>equilibria</w:t>
      </w:r>
      <w:proofErr w:type="spellEnd"/>
      <w:r w:rsidRPr="00362F41">
        <w:rPr>
          <w:rFonts w:ascii="Times New Roman" w:hAnsi="Times New Roman" w:cs="Times New Roman"/>
        </w:rPr>
        <w:t xml:space="preserve">, then the analyst should determine whether the model’s policy-relevant predictions are robust to the choice among </w:t>
      </w:r>
      <w:proofErr w:type="spellStart"/>
      <w:r w:rsidRPr="00362F41">
        <w:rPr>
          <w:rFonts w:ascii="Times New Roman" w:hAnsi="Times New Roman" w:cs="Times New Roman"/>
        </w:rPr>
        <w:t>equilibria</w:t>
      </w:r>
      <w:proofErr w:type="spellEnd"/>
      <w:r w:rsidRPr="00362F41">
        <w:rPr>
          <w:rFonts w:ascii="Times New Roman" w:hAnsi="Times New Roman" w:cs="Times New Roman"/>
        </w:rPr>
        <w:t>.</w:t>
      </w:r>
      <w:r w:rsidR="00244955" w:rsidRPr="00244955">
        <w:rPr>
          <w:rStyle w:val="FootnoteReference"/>
          <w:rFonts w:ascii="Times New Roman" w:hAnsi="Times New Roman" w:cs="Times New Roman"/>
        </w:rPr>
        <w:t xml:space="preserve"> </w:t>
      </w:r>
      <w:r w:rsidR="00244955">
        <w:rPr>
          <w:rStyle w:val="FootnoteReference"/>
          <w:rFonts w:ascii="Times New Roman" w:hAnsi="Times New Roman" w:cs="Times New Roman"/>
        </w:rPr>
        <w:footnoteReference w:id="1"/>
      </w:r>
    </w:p>
    <w:p w14:paraId="7FA10738" w14:textId="7096929E" w:rsidR="00905E80" w:rsidRDefault="00F12718" w:rsidP="00CC74BC">
      <w:pPr>
        <w:spacing w:line="480" w:lineRule="auto"/>
        <w:ind w:firstLine="720"/>
        <w:rPr>
          <w:rFonts w:ascii="Times New Roman" w:hAnsi="Times New Roman" w:cs="Times New Roman"/>
        </w:rPr>
      </w:pPr>
      <w:r w:rsidRPr="00362F41">
        <w:rPr>
          <w:rFonts w:ascii="Times New Roman" w:hAnsi="Times New Roman" w:cs="Times New Roman"/>
        </w:rPr>
        <w:t>Moving costs and other important sources of friction should be included among the constraints</w:t>
      </w:r>
      <w:r w:rsidR="00C05D85">
        <w:rPr>
          <w:rFonts w:ascii="Times New Roman" w:hAnsi="Times New Roman" w:cs="Times New Roman"/>
        </w:rPr>
        <w:t xml:space="preserve"> on behavior in the model</w:t>
      </w:r>
      <w:r w:rsidRPr="00362F41">
        <w:rPr>
          <w:rFonts w:ascii="Times New Roman" w:hAnsi="Times New Roman" w:cs="Times New Roman"/>
        </w:rPr>
        <w:t>; forward-looking behavior and the role for dynamics should therefore be considered</w:t>
      </w:r>
      <w:r w:rsidR="00BF6831">
        <w:rPr>
          <w:rFonts w:ascii="Times New Roman" w:hAnsi="Times New Roman" w:cs="Times New Roman"/>
        </w:rPr>
        <w:t>, including expectations about the evolution of future amenities and ca</w:t>
      </w:r>
      <w:r w:rsidR="00244955">
        <w:rPr>
          <w:rFonts w:ascii="Times New Roman" w:hAnsi="Times New Roman" w:cs="Times New Roman"/>
        </w:rPr>
        <w:t>pital gains from home ownership (</w:t>
      </w:r>
      <w:r w:rsidR="00C21F43">
        <w:rPr>
          <w:rFonts w:ascii="Times New Roman" w:hAnsi="Times New Roman" w:cs="Times New Roman"/>
        </w:rPr>
        <w:t>Bayer, McMillan, Murphy and Timmins 2011</w:t>
      </w:r>
      <w:r w:rsidR="005D193E">
        <w:rPr>
          <w:rFonts w:ascii="Times New Roman" w:hAnsi="Times New Roman" w:cs="Times New Roman"/>
        </w:rPr>
        <w:t>, Bishop and Murphy 2011</w:t>
      </w:r>
      <w:r w:rsidR="00471438" w:rsidRPr="00362F41">
        <w:rPr>
          <w:rFonts w:ascii="Times New Roman" w:hAnsi="Times New Roman" w:cs="Times New Roman"/>
        </w:rPr>
        <w:t xml:space="preserve">, </w:t>
      </w:r>
      <w:proofErr w:type="spellStart"/>
      <w:r w:rsidR="00471438" w:rsidRPr="00362F41">
        <w:rPr>
          <w:rFonts w:ascii="Times New Roman" w:hAnsi="Times New Roman" w:cs="Times New Roman"/>
        </w:rPr>
        <w:t>Mastromonaco</w:t>
      </w:r>
      <w:proofErr w:type="spellEnd"/>
      <w:r w:rsidR="00471438" w:rsidRPr="00362F41">
        <w:rPr>
          <w:rFonts w:ascii="Times New Roman" w:hAnsi="Times New Roman" w:cs="Times New Roman"/>
        </w:rPr>
        <w:t xml:space="preserve"> 2013, Ma 2013</w:t>
      </w:r>
      <w:r w:rsidR="00244955">
        <w:rPr>
          <w:rFonts w:ascii="Times New Roman" w:hAnsi="Times New Roman" w:cs="Times New Roman"/>
        </w:rPr>
        <w:t>).</w:t>
      </w:r>
      <w:r w:rsidR="00BF6831">
        <w:rPr>
          <w:rFonts w:ascii="Times New Roman" w:hAnsi="Times New Roman" w:cs="Times New Roman"/>
        </w:rPr>
        <w:t xml:space="preserve">  Recovering moving costs and preferences in a dynamic context is complicated by the curse of </w:t>
      </w:r>
      <w:r w:rsidR="00BF6831">
        <w:rPr>
          <w:rFonts w:ascii="Times New Roman" w:hAnsi="Times New Roman" w:cs="Times New Roman"/>
        </w:rPr>
        <w:lastRenderedPageBreak/>
        <w:t xml:space="preserve">dimensionality, which grows quite rapidly when state spaces are mapped on to geographic diversity.  Data has also traditionally been a barrier, as there are few data sets that allow one </w:t>
      </w:r>
      <w:r w:rsidR="00D44E68">
        <w:rPr>
          <w:rFonts w:ascii="Times New Roman" w:hAnsi="Times New Roman" w:cs="Times New Roman"/>
        </w:rPr>
        <w:t>to track homeowners as they move</w:t>
      </w:r>
      <w:r w:rsidR="00BF6831">
        <w:rPr>
          <w:rFonts w:ascii="Times New Roman" w:hAnsi="Times New Roman" w:cs="Times New Roman"/>
        </w:rPr>
        <w:t xml:space="preserve">.  That barrier has been reduced by </w:t>
      </w:r>
      <w:r w:rsidR="00D44E68">
        <w:rPr>
          <w:rFonts w:ascii="Times New Roman" w:hAnsi="Times New Roman" w:cs="Times New Roman"/>
        </w:rPr>
        <w:t xml:space="preserve">combining </w:t>
      </w:r>
      <w:r w:rsidR="00BF6831">
        <w:rPr>
          <w:rFonts w:ascii="Times New Roman" w:hAnsi="Times New Roman" w:cs="Times New Roman"/>
        </w:rPr>
        <w:t>name matching algorithms</w:t>
      </w:r>
      <w:r w:rsidR="00D44E68">
        <w:rPr>
          <w:rFonts w:ascii="Times New Roman" w:hAnsi="Times New Roman" w:cs="Times New Roman"/>
        </w:rPr>
        <w:t xml:space="preserve"> with detailed transactions data</w:t>
      </w:r>
      <w:r w:rsidR="00244955">
        <w:rPr>
          <w:rFonts w:ascii="Times New Roman" w:hAnsi="Times New Roman" w:cs="Times New Roman"/>
        </w:rPr>
        <w:t xml:space="preserve"> (</w:t>
      </w:r>
      <w:r w:rsidR="00C21F43">
        <w:rPr>
          <w:rFonts w:ascii="Times New Roman" w:hAnsi="Times New Roman" w:cs="Times New Roman"/>
        </w:rPr>
        <w:t>Bayer, M</w:t>
      </w:r>
      <w:r w:rsidR="00BF6831">
        <w:rPr>
          <w:rFonts w:ascii="Times New Roman" w:hAnsi="Times New Roman" w:cs="Times New Roman"/>
        </w:rPr>
        <w:t xml:space="preserve">cMillan, </w:t>
      </w:r>
      <w:r w:rsidR="00C21F43">
        <w:rPr>
          <w:rFonts w:ascii="Times New Roman" w:hAnsi="Times New Roman" w:cs="Times New Roman"/>
        </w:rPr>
        <w:t>Murphy and Timmins 2011</w:t>
      </w:r>
      <w:r w:rsidR="00244955">
        <w:rPr>
          <w:rFonts w:ascii="Times New Roman" w:hAnsi="Times New Roman" w:cs="Times New Roman"/>
        </w:rPr>
        <w:t>)</w:t>
      </w:r>
      <w:r w:rsidR="00D44E68">
        <w:rPr>
          <w:rFonts w:ascii="Times New Roman" w:hAnsi="Times New Roman" w:cs="Times New Roman"/>
        </w:rPr>
        <w:t xml:space="preserve">; </w:t>
      </w:r>
      <w:r w:rsidR="00BF6831">
        <w:rPr>
          <w:rFonts w:ascii="Times New Roman" w:hAnsi="Times New Roman" w:cs="Times New Roman"/>
        </w:rPr>
        <w:t>the data accessible</w:t>
      </w:r>
      <w:r w:rsidR="00244955">
        <w:rPr>
          <w:rFonts w:ascii="Times New Roman" w:hAnsi="Times New Roman" w:cs="Times New Roman"/>
        </w:rPr>
        <w:t xml:space="preserve"> through </w:t>
      </w:r>
      <w:proofErr w:type="spellStart"/>
      <w:r w:rsidR="00244955">
        <w:rPr>
          <w:rFonts w:ascii="Times New Roman" w:hAnsi="Times New Roman" w:cs="Times New Roman"/>
        </w:rPr>
        <w:t>AQMe</w:t>
      </w:r>
      <w:r w:rsidR="00BF6831">
        <w:rPr>
          <w:rFonts w:ascii="Times New Roman" w:hAnsi="Times New Roman" w:cs="Times New Roman"/>
        </w:rPr>
        <w:t>N</w:t>
      </w:r>
      <w:proofErr w:type="spellEnd"/>
      <w:r w:rsidR="00BF6831">
        <w:rPr>
          <w:rFonts w:ascii="Times New Roman" w:hAnsi="Times New Roman" w:cs="Times New Roman"/>
        </w:rPr>
        <w:t xml:space="preserve"> are promising</w:t>
      </w:r>
      <w:r w:rsidR="00D44E68">
        <w:rPr>
          <w:rFonts w:ascii="Times New Roman" w:hAnsi="Times New Roman" w:cs="Times New Roman"/>
        </w:rPr>
        <w:t xml:space="preserve"> in this dimension</w:t>
      </w:r>
      <w:r w:rsidR="00BF6831">
        <w:rPr>
          <w:rFonts w:ascii="Times New Roman" w:hAnsi="Times New Roman" w:cs="Times New Roman"/>
        </w:rPr>
        <w:t xml:space="preserve"> as well.  Still, there is a real problem following large numbers of renters and owners, making it nearly impossible to endogen</w:t>
      </w:r>
      <w:r w:rsidR="00CB7C90">
        <w:rPr>
          <w:rFonts w:ascii="Times New Roman" w:hAnsi="Times New Roman" w:cs="Times New Roman"/>
        </w:rPr>
        <w:t>ize</w:t>
      </w:r>
      <w:r w:rsidR="00BF6831">
        <w:rPr>
          <w:rFonts w:ascii="Times New Roman" w:hAnsi="Times New Roman" w:cs="Times New Roman"/>
        </w:rPr>
        <w:t xml:space="preserve"> the role of tenure in the sorting model framework.  Maybe there is some hope for this in the use of the </w:t>
      </w:r>
      <w:r w:rsidR="00244955">
        <w:rPr>
          <w:rFonts w:ascii="Times New Roman" w:hAnsi="Times New Roman" w:cs="Times New Roman"/>
        </w:rPr>
        <w:t xml:space="preserve">Scottish </w:t>
      </w:r>
      <w:r w:rsidR="00BF6831">
        <w:rPr>
          <w:rFonts w:ascii="Times New Roman" w:hAnsi="Times New Roman" w:cs="Times New Roman"/>
        </w:rPr>
        <w:t>L</w:t>
      </w:r>
      <w:r w:rsidR="00244955">
        <w:rPr>
          <w:rFonts w:ascii="Times New Roman" w:hAnsi="Times New Roman" w:cs="Times New Roman"/>
        </w:rPr>
        <w:t xml:space="preserve">ongitudinal </w:t>
      </w:r>
      <w:r w:rsidR="00BF6831">
        <w:rPr>
          <w:rFonts w:ascii="Times New Roman" w:hAnsi="Times New Roman" w:cs="Times New Roman"/>
        </w:rPr>
        <w:t>S</w:t>
      </w:r>
      <w:r w:rsidR="00244955">
        <w:rPr>
          <w:rFonts w:ascii="Times New Roman" w:hAnsi="Times New Roman" w:cs="Times New Roman"/>
        </w:rPr>
        <w:t>urvey</w:t>
      </w:r>
      <w:r w:rsidR="00BF6831">
        <w:rPr>
          <w:rFonts w:ascii="Times New Roman" w:hAnsi="Times New Roman" w:cs="Times New Roman"/>
        </w:rPr>
        <w:t>.</w:t>
      </w:r>
    </w:p>
    <w:p w14:paraId="7B6BC677" w14:textId="77777777" w:rsidR="00905E80" w:rsidRPr="00362F41" w:rsidRDefault="00905E80" w:rsidP="00362F41">
      <w:pPr>
        <w:spacing w:line="480" w:lineRule="auto"/>
        <w:rPr>
          <w:rFonts w:ascii="Times New Roman" w:hAnsi="Times New Roman" w:cs="Times New Roman"/>
        </w:rPr>
      </w:pPr>
    </w:p>
    <w:p w14:paraId="34F24DCC" w14:textId="43153B87" w:rsidR="005E2E38" w:rsidRDefault="00C56CB3" w:rsidP="00D321F8">
      <w:pPr>
        <w:spacing w:line="480" w:lineRule="auto"/>
        <w:rPr>
          <w:rFonts w:ascii="Times New Roman" w:hAnsi="Times New Roman" w:cs="Times New Roman"/>
          <w:smallCaps/>
        </w:rPr>
      </w:pPr>
      <w:r>
        <w:rPr>
          <w:rFonts w:ascii="Times New Roman" w:hAnsi="Times New Roman" w:cs="Times New Roman"/>
          <w:smallCaps/>
        </w:rPr>
        <w:t>2</w:t>
      </w:r>
      <w:r w:rsidR="0042027D" w:rsidRPr="00D321F8">
        <w:rPr>
          <w:rFonts w:ascii="Times New Roman" w:hAnsi="Times New Roman" w:cs="Times New Roman"/>
          <w:smallCaps/>
        </w:rPr>
        <w:t xml:space="preserve">. </w:t>
      </w:r>
      <w:r w:rsidR="00362F41" w:rsidRPr="00D321F8">
        <w:rPr>
          <w:rFonts w:ascii="Times New Roman" w:hAnsi="Times New Roman" w:cs="Times New Roman"/>
          <w:smallCaps/>
        </w:rPr>
        <w:t>The Hedonic Framework</w:t>
      </w:r>
    </w:p>
    <w:p w14:paraId="0E9FA4E5" w14:textId="5F314318" w:rsidR="00336554" w:rsidRDefault="00336554" w:rsidP="00336554">
      <w:pPr>
        <w:spacing w:line="480" w:lineRule="auto"/>
        <w:ind w:firstLine="720"/>
        <w:rPr>
          <w:rFonts w:ascii="Times New Roman" w:hAnsi="Times New Roman" w:cs="Times New Roman"/>
        </w:rPr>
      </w:pPr>
      <w:r>
        <w:rPr>
          <w:rFonts w:ascii="Times New Roman" w:hAnsi="Times New Roman" w:cs="Times New Roman"/>
        </w:rPr>
        <w:t xml:space="preserve">In this section, we provide some context </w:t>
      </w:r>
      <w:r w:rsidR="00CF22CB">
        <w:rPr>
          <w:rFonts w:ascii="Times New Roman" w:hAnsi="Times New Roman" w:cs="Times New Roman"/>
        </w:rPr>
        <w:t xml:space="preserve">for sorting models </w:t>
      </w:r>
      <w:r>
        <w:rPr>
          <w:rFonts w:ascii="Times New Roman" w:hAnsi="Times New Roman" w:cs="Times New Roman"/>
        </w:rPr>
        <w:t>by describing the hedonic model.  Whereas hedonic models treat the sorting process</w:t>
      </w:r>
      <w:r w:rsidR="00CB7C90">
        <w:rPr>
          <w:rFonts w:ascii="Times New Roman" w:hAnsi="Times New Roman" w:cs="Times New Roman"/>
        </w:rPr>
        <w:t xml:space="preserve"> </w:t>
      </w:r>
      <w:r>
        <w:rPr>
          <w:rFonts w:ascii="Times New Roman" w:hAnsi="Times New Roman" w:cs="Times New Roman"/>
        </w:rPr>
        <w:t>as a “black box”, relying only on the information contained in the equilibrium outcome</w:t>
      </w:r>
      <w:r w:rsidR="00CF22CB">
        <w:rPr>
          <w:rFonts w:ascii="Times New Roman" w:hAnsi="Times New Roman" w:cs="Times New Roman"/>
        </w:rPr>
        <w:t xml:space="preserve"> of the residential sorting process</w:t>
      </w:r>
      <w:r>
        <w:rPr>
          <w:rFonts w:ascii="Times New Roman" w:hAnsi="Times New Roman" w:cs="Times New Roman"/>
        </w:rPr>
        <w:t>, sorting models get “inside” the box.  This both allows the researcher to control for many potential sources of complication (e.g., frictions, forward-looking behavior), but also requires many more modeling assumptions.  Going from the hedonic to the soring framework therefore involves important tradeoffs.</w:t>
      </w:r>
    </w:p>
    <w:p w14:paraId="1EE6A2C3" w14:textId="4B3786FF" w:rsidR="00336554" w:rsidRDefault="00B16AFF" w:rsidP="00336554">
      <w:pPr>
        <w:spacing w:line="480" w:lineRule="auto"/>
        <w:ind w:firstLine="720"/>
        <w:rPr>
          <w:rFonts w:ascii="Times New Roman" w:hAnsi="Times New Roman" w:cs="Times New Roman"/>
        </w:rPr>
      </w:pPr>
      <w:r w:rsidRPr="00D321F8">
        <w:rPr>
          <w:rFonts w:ascii="Times New Roman" w:hAnsi="Times New Roman" w:cs="Times New Roman"/>
        </w:rPr>
        <w:t>The logic unde</w:t>
      </w:r>
      <w:r w:rsidR="00D44E68" w:rsidRPr="00D321F8">
        <w:rPr>
          <w:rFonts w:ascii="Times New Roman" w:hAnsi="Times New Roman" w:cs="Times New Roman"/>
        </w:rPr>
        <w:t xml:space="preserve">rlying sorting models first appeared </w:t>
      </w:r>
      <w:r w:rsidRPr="00D321F8">
        <w:rPr>
          <w:rFonts w:ascii="Times New Roman" w:hAnsi="Times New Roman" w:cs="Times New Roman"/>
        </w:rPr>
        <w:t xml:space="preserve">in the hedonics literature.  </w:t>
      </w:r>
      <w:r w:rsidR="00336554">
        <w:rPr>
          <w:rFonts w:ascii="Times New Roman" w:hAnsi="Times New Roman" w:cs="Times New Roman"/>
        </w:rPr>
        <w:t xml:space="preserve">In particular, sorting models </w:t>
      </w:r>
      <w:r w:rsidR="00336554" w:rsidRPr="00362F41">
        <w:rPr>
          <w:rFonts w:ascii="Times New Roman" w:hAnsi="Times New Roman" w:cs="Times New Roman"/>
        </w:rPr>
        <w:t xml:space="preserve">combine </w:t>
      </w:r>
      <w:r w:rsidR="00336554">
        <w:rPr>
          <w:rFonts w:ascii="Times New Roman" w:hAnsi="Times New Roman" w:cs="Times New Roman"/>
        </w:rPr>
        <w:t>the information contained in</w:t>
      </w:r>
      <w:r w:rsidR="00336554" w:rsidRPr="00362F41">
        <w:rPr>
          <w:rFonts w:ascii="Times New Roman" w:hAnsi="Times New Roman" w:cs="Times New Roman"/>
        </w:rPr>
        <w:t xml:space="preserve"> an equilibrium </w:t>
      </w:r>
      <w:r w:rsidR="00CF22CB">
        <w:rPr>
          <w:rFonts w:ascii="Times New Roman" w:hAnsi="Times New Roman" w:cs="Times New Roman"/>
        </w:rPr>
        <w:t xml:space="preserve">hedonic price function (Rosen 1974, </w:t>
      </w:r>
      <w:proofErr w:type="spellStart"/>
      <w:r w:rsidR="00CF22CB">
        <w:rPr>
          <w:rFonts w:ascii="Times New Roman" w:hAnsi="Times New Roman" w:cs="Times New Roman"/>
        </w:rPr>
        <w:t>Epple</w:t>
      </w:r>
      <w:proofErr w:type="spellEnd"/>
      <w:r w:rsidR="00CF22CB">
        <w:rPr>
          <w:rFonts w:ascii="Times New Roman" w:hAnsi="Times New Roman" w:cs="Times New Roman"/>
        </w:rPr>
        <w:t xml:space="preserve"> 1987, </w:t>
      </w:r>
      <w:proofErr w:type="spellStart"/>
      <w:r w:rsidR="00CF22CB">
        <w:rPr>
          <w:rFonts w:ascii="Times New Roman" w:hAnsi="Times New Roman" w:cs="Times New Roman"/>
        </w:rPr>
        <w:t>Ekeland</w:t>
      </w:r>
      <w:proofErr w:type="spellEnd"/>
      <w:r w:rsidR="00CF22CB">
        <w:rPr>
          <w:rFonts w:ascii="Times New Roman" w:hAnsi="Times New Roman" w:cs="Times New Roman"/>
        </w:rPr>
        <w:t xml:space="preserve">, Heckman, and </w:t>
      </w:r>
      <w:proofErr w:type="spellStart"/>
      <w:r w:rsidR="00CF22CB">
        <w:rPr>
          <w:rFonts w:ascii="Times New Roman" w:hAnsi="Times New Roman" w:cs="Times New Roman"/>
        </w:rPr>
        <w:t>Nesheim</w:t>
      </w:r>
      <w:proofErr w:type="spellEnd"/>
      <w:r w:rsidR="00CF22CB">
        <w:rPr>
          <w:rFonts w:ascii="Times New Roman" w:hAnsi="Times New Roman" w:cs="Times New Roman"/>
        </w:rPr>
        <w:t xml:space="preserve"> 2004)</w:t>
      </w:r>
      <w:r w:rsidR="00336554" w:rsidRPr="00362F41">
        <w:rPr>
          <w:rFonts w:ascii="Times New Roman" w:hAnsi="Times New Roman" w:cs="Times New Roman"/>
        </w:rPr>
        <w:t xml:space="preserve"> with a formal description of the choice process</w:t>
      </w:r>
      <w:r w:rsidR="00336554">
        <w:rPr>
          <w:rFonts w:ascii="Times New Roman" w:hAnsi="Times New Roman" w:cs="Times New Roman"/>
        </w:rPr>
        <w:t>es that underlie</w:t>
      </w:r>
      <w:r w:rsidR="00336554" w:rsidRPr="00362F41">
        <w:rPr>
          <w:rFonts w:ascii="Times New Roman" w:hAnsi="Times New Roman" w:cs="Times New Roman"/>
        </w:rPr>
        <w:t xml:space="preserve"> market sorting </w:t>
      </w:r>
      <w:r w:rsidR="00CF22CB">
        <w:rPr>
          <w:rFonts w:ascii="Times New Roman" w:hAnsi="Times New Roman" w:cs="Times New Roman"/>
        </w:rPr>
        <w:t>of heterogeneous agents (</w:t>
      </w:r>
      <w:r w:rsidR="00336554" w:rsidRPr="00362F41">
        <w:rPr>
          <w:rFonts w:ascii="Times New Roman" w:hAnsi="Times New Roman" w:cs="Times New Roman"/>
        </w:rPr>
        <w:t xml:space="preserve">McFadden 1974, </w:t>
      </w:r>
      <w:proofErr w:type="spellStart"/>
      <w:r w:rsidR="00336554" w:rsidRPr="00362F41">
        <w:rPr>
          <w:rFonts w:ascii="Times New Roman" w:hAnsi="Times New Roman" w:cs="Times New Roman"/>
        </w:rPr>
        <w:t>Bresnahan</w:t>
      </w:r>
      <w:proofErr w:type="spellEnd"/>
      <w:r w:rsidR="00336554" w:rsidRPr="00362F41">
        <w:rPr>
          <w:rFonts w:ascii="Times New Roman" w:hAnsi="Times New Roman" w:cs="Times New Roman"/>
        </w:rPr>
        <w:t xml:space="preserve"> 1987, Berry, </w:t>
      </w:r>
      <w:proofErr w:type="spellStart"/>
      <w:r w:rsidR="00336554" w:rsidRPr="00362F41">
        <w:rPr>
          <w:rFonts w:ascii="Times New Roman" w:hAnsi="Times New Roman" w:cs="Times New Roman"/>
        </w:rPr>
        <w:t>Levinsohn</w:t>
      </w:r>
      <w:proofErr w:type="spellEnd"/>
      <w:r w:rsidR="00336554" w:rsidRPr="00362F41">
        <w:rPr>
          <w:rFonts w:ascii="Times New Roman" w:hAnsi="Times New Roman" w:cs="Times New Roman"/>
        </w:rPr>
        <w:t xml:space="preserve"> and </w:t>
      </w:r>
      <w:proofErr w:type="spellStart"/>
      <w:r w:rsidR="00CF22CB">
        <w:rPr>
          <w:rFonts w:ascii="Times New Roman" w:hAnsi="Times New Roman" w:cs="Times New Roman"/>
        </w:rPr>
        <w:t>Pakes</w:t>
      </w:r>
      <w:proofErr w:type="spellEnd"/>
      <w:r w:rsidR="00CF22CB">
        <w:rPr>
          <w:rFonts w:ascii="Times New Roman" w:hAnsi="Times New Roman" w:cs="Times New Roman"/>
        </w:rPr>
        <w:t xml:space="preserve"> 1995)</w:t>
      </w:r>
      <w:r w:rsidR="00336554" w:rsidRPr="00362F41">
        <w:rPr>
          <w:rFonts w:ascii="Times New Roman" w:hAnsi="Times New Roman" w:cs="Times New Roman"/>
        </w:rPr>
        <w:t>.</w:t>
      </w:r>
      <w:r w:rsidR="00336554">
        <w:rPr>
          <w:rFonts w:ascii="Times New Roman" w:hAnsi="Times New Roman" w:cs="Times New Roman"/>
        </w:rPr>
        <w:t xml:space="preserve">  </w:t>
      </w:r>
    </w:p>
    <w:p w14:paraId="1E090C89" w14:textId="11A6495B" w:rsidR="00D321F8" w:rsidRDefault="00B16AFF" w:rsidP="00D321F8">
      <w:pPr>
        <w:autoSpaceDE w:val="0"/>
        <w:autoSpaceDN w:val="0"/>
        <w:adjustRightInd w:val="0"/>
        <w:spacing w:line="480" w:lineRule="auto"/>
        <w:ind w:firstLine="630"/>
        <w:rPr>
          <w:rFonts w:ascii="Times New Roman" w:hAnsi="Times New Roman" w:cs="Times New Roman"/>
        </w:rPr>
      </w:pPr>
      <w:r w:rsidRPr="00D321F8">
        <w:rPr>
          <w:rFonts w:ascii="Times New Roman" w:hAnsi="Times New Roman" w:cs="Times New Roman"/>
        </w:rPr>
        <w:lastRenderedPageBreak/>
        <w:t>Under mild restrictions on preferences</w:t>
      </w:r>
      <w:r w:rsidR="00CF22CB">
        <w:rPr>
          <w:rFonts w:ascii="Times New Roman" w:hAnsi="Times New Roman" w:cs="Times New Roman"/>
        </w:rPr>
        <w:t xml:space="preserve"> (</w:t>
      </w:r>
      <w:proofErr w:type="spellStart"/>
      <w:r w:rsidR="00CF22CB">
        <w:rPr>
          <w:rFonts w:ascii="Times New Roman" w:hAnsi="Times New Roman" w:cs="Times New Roman"/>
        </w:rPr>
        <w:t>Bajari</w:t>
      </w:r>
      <w:proofErr w:type="spellEnd"/>
      <w:r w:rsidR="00CF22CB">
        <w:rPr>
          <w:rFonts w:ascii="Times New Roman" w:hAnsi="Times New Roman" w:cs="Times New Roman"/>
        </w:rPr>
        <w:t xml:space="preserve"> and </w:t>
      </w:r>
      <w:proofErr w:type="spellStart"/>
      <w:r w:rsidR="00CF22CB">
        <w:rPr>
          <w:rFonts w:ascii="Times New Roman" w:hAnsi="Times New Roman" w:cs="Times New Roman"/>
        </w:rPr>
        <w:t>Benkard</w:t>
      </w:r>
      <w:proofErr w:type="spellEnd"/>
      <w:r w:rsidR="000B7747" w:rsidRPr="00D321F8">
        <w:rPr>
          <w:rFonts w:ascii="Times New Roman" w:hAnsi="Times New Roman" w:cs="Times New Roman"/>
        </w:rPr>
        <w:t xml:space="preserve"> 2005)</w:t>
      </w:r>
      <w:r w:rsidRPr="00D321F8">
        <w:rPr>
          <w:rFonts w:ascii="Times New Roman" w:hAnsi="Times New Roman" w:cs="Times New Roman"/>
        </w:rPr>
        <w:t xml:space="preserve">, the equilibrium price of an individual home </w:t>
      </w:r>
      <w:r w:rsidR="000B7747" w:rsidRPr="00D321F8">
        <w:rPr>
          <w:rFonts w:ascii="Times New Roman" w:hAnsi="Times New Roman" w:cs="Times New Roman"/>
          <w:i/>
        </w:rPr>
        <w:t>n</w:t>
      </w:r>
      <w:r w:rsidR="000B7747" w:rsidRPr="00D321F8">
        <w:rPr>
          <w:rFonts w:ascii="Times New Roman" w:hAnsi="Times New Roman" w:cs="Times New Roman"/>
        </w:rPr>
        <w:t xml:space="preserve"> in a location </w:t>
      </w:r>
      <w:r w:rsidR="000B7747" w:rsidRPr="00D321F8">
        <w:rPr>
          <w:rFonts w:ascii="Times New Roman" w:hAnsi="Times New Roman" w:cs="Times New Roman"/>
          <w:i/>
        </w:rPr>
        <w:t>j</w:t>
      </w:r>
      <w:r w:rsidR="000B7747" w:rsidRPr="00D321F8">
        <w:rPr>
          <w:rFonts w:ascii="Times New Roman" w:hAnsi="Times New Roman" w:cs="Times New Roman"/>
        </w:rPr>
        <w:t xml:space="preserve"> </w:t>
      </w:r>
      <w:r w:rsidRPr="00D321F8">
        <w:rPr>
          <w:rFonts w:ascii="Times New Roman" w:hAnsi="Times New Roman" w:cs="Times New Roman"/>
        </w:rPr>
        <w:t xml:space="preserve">can be expressed as a function of </w:t>
      </w:r>
      <w:r w:rsidR="000B7747" w:rsidRPr="00D321F8">
        <w:rPr>
          <w:rFonts w:ascii="Times New Roman" w:hAnsi="Times New Roman" w:cs="Times New Roman"/>
        </w:rPr>
        <w:t xml:space="preserve">the vector of its </w:t>
      </w:r>
      <w:r w:rsidRPr="00D321F8">
        <w:rPr>
          <w:rFonts w:ascii="Times New Roman" w:hAnsi="Times New Roman" w:cs="Times New Roman"/>
        </w:rPr>
        <w:t>structural characteristics</w:t>
      </w:r>
      <w:r w:rsidR="000B7747" w:rsidRPr="00D321F8">
        <w:rPr>
          <w:rFonts w:ascii="Times New Roman" w:hAnsi="Times New Roman" w:cs="Times New Roman"/>
        </w:rPr>
        <w:t xml:space="preserve"> (</w:t>
      </w:r>
      <w:r w:rsidR="00C4130E">
        <w:rPr>
          <w:position w:val="-12"/>
        </w:rPr>
        <w:pict w14:anchorId="631B5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19pt">
            <v:imagedata r:id="rId9" o:title=""/>
          </v:shape>
        </w:pict>
      </w:r>
      <w:r w:rsidR="000B7747" w:rsidRPr="00D321F8">
        <w:rPr>
          <w:rFonts w:ascii="Times New Roman" w:hAnsi="Times New Roman" w:cs="Times New Roman"/>
        </w:rPr>
        <w:t xml:space="preserve">), </w:t>
      </w:r>
      <w:r w:rsidRPr="00D321F8">
        <w:rPr>
          <w:rFonts w:ascii="Times New Roman" w:hAnsi="Times New Roman" w:cs="Times New Roman"/>
        </w:rPr>
        <w:t xml:space="preserve">and the </w:t>
      </w:r>
      <w:r w:rsidR="000B7747" w:rsidRPr="00D321F8">
        <w:rPr>
          <w:rFonts w:ascii="Times New Roman" w:hAnsi="Times New Roman" w:cs="Times New Roman"/>
        </w:rPr>
        <w:t xml:space="preserve">vector of </w:t>
      </w:r>
      <w:r w:rsidRPr="00D321F8">
        <w:rPr>
          <w:rFonts w:ascii="Times New Roman" w:hAnsi="Times New Roman" w:cs="Times New Roman"/>
        </w:rPr>
        <w:t xml:space="preserve">amenities </w:t>
      </w:r>
      <w:r w:rsidR="00C4130E">
        <w:rPr>
          <w:rFonts w:ascii="Times New Roman" w:hAnsi="Times New Roman" w:cs="Times New Roman"/>
          <w:position w:val="-14"/>
        </w:rPr>
        <w:pict w14:anchorId="70BFA779">
          <v:shape id="_x0000_i1026" type="#_x0000_t75" style="width:25.9pt;height:20.15pt">
            <v:imagedata r:id="rId10" o:title=""/>
          </v:shape>
        </w:pict>
      </w:r>
      <w:r w:rsidR="008227D5">
        <w:rPr>
          <w:rFonts w:ascii="Times New Roman" w:hAnsi="Times New Roman" w:cs="Times New Roman"/>
        </w:rPr>
        <w:t xml:space="preserve"> </w:t>
      </w:r>
      <w:r w:rsidR="000B7747" w:rsidRPr="00D321F8">
        <w:rPr>
          <w:rFonts w:ascii="Times New Roman" w:hAnsi="Times New Roman" w:cs="Times New Roman"/>
        </w:rPr>
        <w:t>associated with the location</w:t>
      </w:r>
      <w:r w:rsidR="008227D5">
        <w:rPr>
          <w:rFonts w:ascii="Times New Roman" w:hAnsi="Times New Roman" w:cs="Times New Roman"/>
        </w:rPr>
        <w:t xml:space="preserve"> </w:t>
      </w:r>
      <w:r w:rsidR="000B7747" w:rsidRPr="00D321F8">
        <w:rPr>
          <w:rFonts w:ascii="Times New Roman" w:hAnsi="Times New Roman" w:cs="Times New Roman"/>
        </w:rPr>
        <w:t>–</w:t>
      </w:r>
      <w:r w:rsidR="00D321F8" w:rsidRPr="00D321F8">
        <w:rPr>
          <w:rFonts w:ascii="Times New Roman" w:hAnsi="Times New Roman" w:cs="Times New Roman"/>
        </w:rPr>
        <w:t xml:space="preserve"> i.e.</w:t>
      </w:r>
      <w:proofErr w:type="gramStart"/>
      <w:r w:rsidR="00D321F8" w:rsidRPr="00D321F8">
        <w:rPr>
          <w:rFonts w:ascii="Times New Roman" w:hAnsi="Times New Roman" w:cs="Times New Roman"/>
        </w:rPr>
        <w:t>,</w:t>
      </w:r>
      <w:r w:rsidR="008227D5">
        <w:rPr>
          <w:rFonts w:ascii="Times New Roman" w:hAnsi="Times New Roman" w:cs="Times New Roman"/>
        </w:rPr>
        <w:t xml:space="preserve"> </w:t>
      </w:r>
      <w:proofErr w:type="gramEnd"/>
      <w:r w:rsidR="00C4130E">
        <w:rPr>
          <w:rFonts w:ascii="Times New Roman" w:hAnsi="Times New Roman" w:cs="Times New Roman"/>
          <w:position w:val="-14"/>
        </w:rPr>
        <w:pict w14:anchorId="49157762">
          <v:shape id="_x0000_i1027" type="#_x0000_t75" style="width:77.2pt;height:20.15pt">
            <v:imagedata r:id="rId11" o:title=""/>
          </v:shape>
        </w:pict>
      </w:r>
      <w:r w:rsidRPr="00D321F8">
        <w:rPr>
          <w:rFonts w:ascii="Times New Roman" w:hAnsi="Times New Roman" w:cs="Times New Roman"/>
        </w:rPr>
        <w:t xml:space="preserve">.  </w:t>
      </w:r>
      <w:r w:rsidR="008227D5">
        <w:rPr>
          <w:rFonts w:ascii="Times New Roman" w:hAnsi="Times New Roman" w:cs="Times New Roman"/>
        </w:rPr>
        <w:t xml:space="preserve">For the sake of simplicity, we treat that vector as a scalar for the following discussion.  </w:t>
      </w:r>
      <w:r w:rsidRPr="00D321F8">
        <w:rPr>
          <w:rFonts w:ascii="Times New Roman" w:hAnsi="Times New Roman" w:cs="Times New Roman"/>
        </w:rPr>
        <w:t>While hedonic models date back to</w:t>
      </w:r>
      <w:r w:rsidR="000B7747" w:rsidRPr="00D321F8">
        <w:rPr>
          <w:rFonts w:ascii="Times New Roman" w:hAnsi="Times New Roman" w:cs="Times New Roman"/>
        </w:rPr>
        <w:t xml:space="preserve"> Court (1939), </w:t>
      </w:r>
      <w:proofErr w:type="spellStart"/>
      <w:r w:rsidR="00801592">
        <w:rPr>
          <w:rFonts w:ascii="Times New Roman" w:hAnsi="Times New Roman" w:cs="Times New Roman"/>
        </w:rPr>
        <w:t>Griliches</w:t>
      </w:r>
      <w:proofErr w:type="spellEnd"/>
      <w:r w:rsidR="00801592">
        <w:rPr>
          <w:rFonts w:ascii="Times New Roman" w:hAnsi="Times New Roman" w:cs="Times New Roman"/>
        </w:rPr>
        <w:t xml:space="preserve"> (197</w:t>
      </w:r>
      <w:r w:rsidRPr="00D321F8">
        <w:rPr>
          <w:rFonts w:ascii="Times New Roman" w:hAnsi="Times New Roman" w:cs="Times New Roman"/>
        </w:rPr>
        <w:t>1) and Triplett (1969) use</w:t>
      </w:r>
      <w:r w:rsidR="000B7747" w:rsidRPr="00D321F8">
        <w:rPr>
          <w:rFonts w:ascii="Times New Roman" w:hAnsi="Times New Roman" w:cs="Times New Roman"/>
        </w:rPr>
        <w:t>d</w:t>
      </w:r>
      <w:r w:rsidRPr="00D321F8">
        <w:rPr>
          <w:rFonts w:ascii="Times New Roman" w:hAnsi="Times New Roman" w:cs="Times New Roman"/>
        </w:rPr>
        <w:t xml:space="preserve"> hedonic price function</w:t>
      </w:r>
      <w:r w:rsidR="000B7747" w:rsidRPr="00D321F8">
        <w:rPr>
          <w:rFonts w:ascii="Times New Roman" w:hAnsi="Times New Roman" w:cs="Times New Roman"/>
        </w:rPr>
        <w:t>s</w:t>
      </w:r>
      <w:r w:rsidRPr="00D321F8">
        <w:rPr>
          <w:rFonts w:ascii="Times New Roman" w:hAnsi="Times New Roman" w:cs="Times New Roman"/>
        </w:rPr>
        <w:t xml:space="preserve"> as </w:t>
      </w:r>
      <w:r w:rsidR="00CF22CB">
        <w:rPr>
          <w:rFonts w:ascii="Times New Roman" w:hAnsi="Times New Roman" w:cs="Times New Roman"/>
        </w:rPr>
        <w:t xml:space="preserve">the </w:t>
      </w:r>
      <w:r w:rsidRPr="00D321F8">
        <w:rPr>
          <w:rFonts w:ascii="Times New Roman" w:hAnsi="Times New Roman" w:cs="Times New Roman"/>
        </w:rPr>
        <w:t>basis for price and quality indices for qu</w:t>
      </w:r>
      <w:r w:rsidR="000B7747" w:rsidRPr="00D321F8">
        <w:rPr>
          <w:rFonts w:ascii="Times New Roman" w:hAnsi="Times New Roman" w:cs="Times New Roman"/>
        </w:rPr>
        <w:t xml:space="preserve">ality differentiated goods.  The more recent </w:t>
      </w:r>
      <w:r w:rsidRPr="00D321F8">
        <w:rPr>
          <w:rFonts w:ascii="Times New Roman" w:hAnsi="Times New Roman" w:cs="Times New Roman"/>
        </w:rPr>
        <w:t xml:space="preserve">literature focuses </w:t>
      </w:r>
      <w:r w:rsidR="000B7747" w:rsidRPr="00D321F8">
        <w:rPr>
          <w:rFonts w:ascii="Times New Roman" w:hAnsi="Times New Roman" w:cs="Times New Roman"/>
        </w:rPr>
        <w:t xml:space="preserve">instead </w:t>
      </w:r>
      <w:r w:rsidRPr="00D321F8">
        <w:rPr>
          <w:rFonts w:ascii="Times New Roman" w:hAnsi="Times New Roman" w:cs="Times New Roman"/>
        </w:rPr>
        <w:t>on the der</w:t>
      </w:r>
      <w:r w:rsidR="000B7747" w:rsidRPr="00D321F8">
        <w:rPr>
          <w:rFonts w:ascii="Times New Roman" w:hAnsi="Times New Roman" w:cs="Times New Roman"/>
        </w:rPr>
        <w:t xml:space="preserve">ivatives of the price function. </w:t>
      </w:r>
      <w:r w:rsidRPr="00D321F8">
        <w:rPr>
          <w:rFonts w:ascii="Times New Roman" w:hAnsi="Times New Roman" w:cs="Times New Roman"/>
        </w:rPr>
        <w:t xml:space="preserve"> Rosen (1974) strengthened the econo</w:t>
      </w:r>
      <w:r w:rsidR="002F32EB">
        <w:rPr>
          <w:rFonts w:ascii="Times New Roman" w:hAnsi="Times New Roman" w:cs="Times New Roman"/>
        </w:rPr>
        <w:t>mic theory underlying this interpretation of the hedonic model</w:t>
      </w:r>
      <w:r w:rsidRPr="00D321F8">
        <w:rPr>
          <w:rFonts w:ascii="Times New Roman" w:hAnsi="Times New Roman" w:cs="Times New Roman"/>
        </w:rPr>
        <w:t xml:space="preserve">, arguing that the hedonic price function </w:t>
      </w:r>
      <w:r w:rsidR="002F32EB">
        <w:rPr>
          <w:rFonts w:ascii="Times New Roman" w:hAnsi="Times New Roman" w:cs="Times New Roman"/>
        </w:rPr>
        <w:t>describes an</w:t>
      </w:r>
      <w:r w:rsidRPr="00D321F8">
        <w:rPr>
          <w:rFonts w:ascii="Times New Roman" w:hAnsi="Times New Roman" w:cs="Times New Roman"/>
        </w:rPr>
        <w:t xml:space="preserve"> equilibrium </w:t>
      </w:r>
      <w:r w:rsidR="002F32EB">
        <w:rPr>
          <w:rFonts w:ascii="Times New Roman" w:hAnsi="Times New Roman" w:cs="Times New Roman"/>
        </w:rPr>
        <w:t>outcome</w:t>
      </w:r>
      <w:r w:rsidRPr="00D321F8">
        <w:rPr>
          <w:rFonts w:ascii="Times New Roman" w:hAnsi="Times New Roman" w:cs="Times New Roman"/>
        </w:rPr>
        <w:t xml:space="preserve">.  In particular, the hedonic price function represents an equilibrium stratification </w:t>
      </w:r>
      <w:r w:rsidR="002F32EB">
        <w:rPr>
          <w:rFonts w:ascii="Times New Roman" w:hAnsi="Times New Roman" w:cs="Times New Roman"/>
        </w:rPr>
        <w:t>mirroring that</w:t>
      </w:r>
      <w:r w:rsidRPr="00D321F8">
        <w:rPr>
          <w:rFonts w:ascii="Times New Roman" w:hAnsi="Times New Roman" w:cs="Times New Roman"/>
        </w:rPr>
        <w:t xml:space="preserve"> in </w:t>
      </w:r>
      <w:proofErr w:type="spellStart"/>
      <w:r w:rsidRPr="00D321F8">
        <w:rPr>
          <w:rFonts w:ascii="Times New Roman" w:hAnsi="Times New Roman" w:cs="Times New Roman"/>
        </w:rPr>
        <w:t>Tiebout’s</w:t>
      </w:r>
      <w:proofErr w:type="spellEnd"/>
      <w:r w:rsidRPr="00D321F8">
        <w:rPr>
          <w:rFonts w:ascii="Times New Roman" w:hAnsi="Times New Roman" w:cs="Times New Roman"/>
        </w:rPr>
        <w:t xml:space="preserve"> </w:t>
      </w:r>
      <w:r w:rsidR="00D321F8" w:rsidRPr="00D321F8">
        <w:rPr>
          <w:rFonts w:ascii="Times New Roman" w:hAnsi="Times New Roman" w:cs="Times New Roman"/>
        </w:rPr>
        <w:t>(1956)</w:t>
      </w:r>
      <w:r w:rsidR="00D321F8">
        <w:rPr>
          <w:rFonts w:ascii="Times New Roman" w:hAnsi="Times New Roman" w:cs="Times New Roman"/>
        </w:rPr>
        <w:t xml:space="preserve"> </w:t>
      </w:r>
      <w:r w:rsidRPr="00D321F8">
        <w:rPr>
          <w:rFonts w:ascii="Times New Roman" w:hAnsi="Times New Roman" w:cs="Times New Roman"/>
        </w:rPr>
        <w:t>work.</w:t>
      </w:r>
      <w:r w:rsidR="008227D5">
        <w:rPr>
          <w:rStyle w:val="FootnoteReference"/>
          <w:rFonts w:ascii="Times New Roman" w:hAnsi="Times New Roman" w:cs="Times New Roman"/>
        </w:rPr>
        <w:footnoteReference w:id="2"/>
      </w:r>
    </w:p>
    <w:p w14:paraId="4E9F4ACC" w14:textId="5D1ED045" w:rsidR="005E2E38" w:rsidRPr="00D321F8" w:rsidRDefault="00B16AFF" w:rsidP="00D321F8">
      <w:pPr>
        <w:spacing w:line="480" w:lineRule="auto"/>
        <w:rPr>
          <w:rFonts w:ascii="Times New Roman" w:hAnsi="Times New Roman" w:cs="Times New Roman"/>
        </w:rPr>
      </w:pPr>
      <w:r w:rsidRPr="00D321F8">
        <w:rPr>
          <w:rFonts w:ascii="Times New Roman" w:hAnsi="Times New Roman" w:cs="Times New Roman"/>
        </w:rPr>
        <w:tab/>
      </w:r>
      <w:r w:rsidR="000B7747" w:rsidRPr="00D321F8">
        <w:rPr>
          <w:rFonts w:ascii="Times New Roman" w:hAnsi="Times New Roman" w:cs="Times New Roman"/>
        </w:rPr>
        <w:t xml:space="preserve">Assuming that </w:t>
      </w:r>
      <w:r w:rsidRPr="00D321F8">
        <w:rPr>
          <w:rFonts w:ascii="Times New Roman" w:hAnsi="Times New Roman" w:cs="Times New Roman"/>
        </w:rPr>
        <w:t xml:space="preserve">households face a continuum of choices, the first order conditions for utility maximization with respect to </w:t>
      </w:r>
      <w:r w:rsidR="008227D5">
        <w:rPr>
          <w:rFonts w:ascii="Times New Roman" w:hAnsi="Times New Roman" w:cs="Times New Roman"/>
        </w:rPr>
        <w:t>the</w:t>
      </w:r>
      <w:r w:rsidRPr="00D321F8">
        <w:rPr>
          <w:rFonts w:ascii="Times New Roman" w:hAnsi="Times New Roman" w:cs="Times New Roman"/>
        </w:rPr>
        <w:t xml:space="preserve"> local amenity</w:t>
      </w:r>
      <w:proofErr w:type="gramStart"/>
      <w:r w:rsidRPr="00D321F8">
        <w:rPr>
          <w:rFonts w:ascii="Times New Roman" w:hAnsi="Times New Roman" w:cs="Times New Roman"/>
        </w:rPr>
        <w:t xml:space="preserve">, </w:t>
      </w:r>
      <w:proofErr w:type="gramEnd"/>
      <w:r w:rsidR="00C4130E">
        <w:rPr>
          <w:rFonts w:ascii="Times New Roman" w:hAnsi="Times New Roman" w:cs="Times New Roman"/>
          <w:position w:val="-4"/>
        </w:rPr>
        <w:pict w14:anchorId="243E4BB7">
          <v:shape id="_x0000_i1028" type="#_x0000_t75" style="width:13.8pt;height:12.1pt">
            <v:imagedata r:id="rId12" o:title=""/>
          </v:shape>
        </w:pict>
      </w:r>
      <w:r w:rsidR="00D321F8">
        <w:rPr>
          <w:rFonts w:ascii="Times New Roman" w:hAnsi="Times New Roman" w:cs="Times New Roman"/>
        </w:rPr>
        <w:t>, are:</w:t>
      </w:r>
    </w:p>
    <w:p w14:paraId="7238D4F7" w14:textId="77777777" w:rsidR="00A5025A" w:rsidRDefault="00A5025A" w:rsidP="00362F41">
      <w:pPr>
        <w:spacing w:line="480" w:lineRule="auto"/>
        <w:rPr>
          <w:rFonts w:ascii="Times New Roman" w:hAnsi="Times New Roman" w:cs="Times New Roman"/>
        </w:rPr>
      </w:pPr>
    </w:p>
    <w:p w14:paraId="38C7C3F2" w14:textId="031AA42D" w:rsidR="00A5025A" w:rsidRPr="00362F41" w:rsidRDefault="00C4130E" w:rsidP="00806B4B">
      <w:pPr>
        <w:spacing w:line="480" w:lineRule="auto"/>
        <w:jc w:val="right"/>
        <w:rPr>
          <w:rFonts w:ascii="Times New Roman" w:hAnsi="Times New Roman" w:cs="Times New Roman"/>
        </w:rPr>
      </w:pPr>
      <w:r>
        <w:rPr>
          <w:rFonts w:ascii="Times New Roman" w:hAnsi="Times New Roman" w:cs="Times New Roman"/>
          <w:position w:val="-44"/>
        </w:rPr>
        <w:pict w14:anchorId="3F9737F9">
          <v:shape id="_x0000_i1029" type="#_x0000_t75" style="width:186.05pt;height:49.55pt">
            <v:imagedata r:id="rId13" o:title=""/>
          </v:shape>
        </w:pict>
      </w:r>
      <w:r w:rsidR="00806B4B">
        <w:rPr>
          <w:rFonts w:ascii="Times New Roman" w:hAnsi="Times New Roman" w:cs="Times New Roman"/>
          <w:position w:val="-44"/>
        </w:rPr>
        <w:t xml:space="preserve">                                (1)</w:t>
      </w:r>
    </w:p>
    <w:p w14:paraId="50055D15" w14:textId="77777777" w:rsidR="005E2E38" w:rsidRDefault="005E2E38" w:rsidP="00362F41">
      <w:pPr>
        <w:spacing w:line="480" w:lineRule="auto"/>
        <w:rPr>
          <w:rFonts w:ascii="Times New Roman" w:hAnsi="Times New Roman" w:cs="Times New Roman"/>
        </w:rPr>
      </w:pPr>
    </w:p>
    <w:p w14:paraId="7E08CFFB" w14:textId="273EF00B" w:rsidR="00A5025A" w:rsidRDefault="00A34492" w:rsidP="00362F41">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A34492">
        <w:rPr>
          <w:rFonts w:ascii="Times New Roman" w:hAnsi="Times New Roman" w:cs="Times New Roman"/>
          <w:i/>
        </w:rPr>
        <w:t>b</w:t>
      </w:r>
      <w:r>
        <w:rPr>
          <w:rFonts w:ascii="Times New Roman" w:hAnsi="Times New Roman" w:cs="Times New Roman"/>
        </w:rPr>
        <w:t xml:space="preserve"> is a </w:t>
      </w:r>
      <w:proofErr w:type="spellStart"/>
      <w:r>
        <w:rPr>
          <w:rFonts w:ascii="Times New Roman" w:hAnsi="Times New Roman" w:cs="Times New Roman"/>
        </w:rPr>
        <w:t>numeraire</w:t>
      </w:r>
      <w:proofErr w:type="spellEnd"/>
      <w:r>
        <w:rPr>
          <w:rFonts w:ascii="Times New Roman" w:hAnsi="Times New Roman" w:cs="Times New Roman"/>
        </w:rPr>
        <w:t xml:space="preserve"> commodity.  </w:t>
      </w:r>
      <w:r w:rsidR="00A5025A">
        <w:rPr>
          <w:rFonts w:ascii="Times New Roman" w:hAnsi="Times New Roman" w:cs="Times New Roman"/>
        </w:rPr>
        <w:t xml:space="preserve">The first equality states that households will choose a location that provides them with a level of </w:t>
      </w:r>
      <w:r w:rsidR="008227D5" w:rsidRPr="008227D5">
        <w:rPr>
          <w:rFonts w:ascii="Times New Roman" w:hAnsi="Times New Roman" w:cs="Times New Roman"/>
          <w:i/>
        </w:rPr>
        <w:t>X</w:t>
      </w:r>
      <w:r w:rsidR="00A5025A">
        <w:rPr>
          <w:rFonts w:ascii="Times New Roman" w:hAnsi="Times New Roman" w:cs="Times New Roman"/>
        </w:rPr>
        <w:t xml:space="preserve"> such that their marginal willingness-to-pay for an additional unit exactly equals its marginal implicit price.  Assuming the marginal </w:t>
      </w:r>
      <w:r w:rsidR="00A5025A">
        <w:rPr>
          <w:rFonts w:ascii="Times New Roman" w:hAnsi="Times New Roman" w:cs="Times New Roman"/>
        </w:rPr>
        <w:lastRenderedPageBreak/>
        <w:t xml:space="preserve">utility of income is constant, the marginal rate of substitution </w:t>
      </w:r>
      <w:r>
        <w:rPr>
          <w:rFonts w:ascii="Times New Roman" w:hAnsi="Times New Roman" w:cs="Times New Roman"/>
        </w:rPr>
        <w:t xml:space="preserve">between </w:t>
      </w:r>
      <w:r w:rsidRPr="00A34492">
        <w:rPr>
          <w:rFonts w:ascii="Times New Roman" w:hAnsi="Times New Roman" w:cs="Times New Roman"/>
          <w:i/>
        </w:rPr>
        <w:t>b</w:t>
      </w:r>
      <w:r>
        <w:rPr>
          <w:rFonts w:ascii="Times New Roman" w:hAnsi="Times New Roman" w:cs="Times New Roman"/>
        </w:rPr>
        <w:t xml:space="preserve"> and </w:t>
      </w:r>
      <w:r w:rsidRPr="00A34492">
        <w:rPr>
          <w:rFonts w:ascii="Times New Roman" w:hAnsi="Times New Roman" w:cs="Times New Roman"/>
          <w:i/>
        </w:rPr>
        <w:t>X</w:t>
      </w:r>
      <w:r>
        <w:rPr>
          <w:rFonts w:ascii="Times New Roman" w:hAnsi="Times New Roman" w:cs="Times New Roman"/>
        </w:rPr>
        <w:t xml:space="preserve"> </w:t>
      </w:r>
      <w:r w:rsidR="00A5025A">
        <w:rPr>
          <w:rFonts w:ascii="Times New Roman" w:hAnsi="Times New Roman" w:cs="Times New Roman"/>
        </w:rPr>
        <w:t>defines the household’s inverse demand curve</w:t>
      </w:r>
      <w:r>
        <w:rPr>
          <w:rFonts w:ascii="Times New Roman" w:hAnsi="Times New Roman" w:cs="Times New Roman"/>
        </w:rPr>
        <w:t xml:space="preserve"> for </w:t>
      </w:r>
      <w:r w:rsidRPr="00A34492">
        <w:rPr>
          <w:rFonts w:ascii="Times New Roman" w:hAnsi="Times New Roman" w:cs="Times New Roman"/>
          <w:i/>
        </w:rPr>
        <w:t>X</w:t>
      </w:r>
      <w:r w:rsidR="00A5025A">
        <w:rPr>
          <w:rFonts w:ascii="Times New Roman" w:hAnsi="Times New Roman" w:cs="Times New Roman"/>
        </w:rPr>
        <w:t>, conditional upon all other</w:t>
      </w:r>
      <w:r w:rsidR="00EE3DFE">
        <w:rPr>
          <w:rFonts w:ascii="Times New Roman" w:hAnsi="Times New Roman" w:cs="Times New Roman"/>
        </w:rPr>
        <w:t xml:space="preserve"> </w:t>
      </w:r>
      <w:r w:rsidR="00A5025A">
        <w:rPr>
          <w:rFonts w:ascii="Times New Roman" w:hAnsi="Times New Roman" w:cs="Times New Roman"/>
        </w:rPr>
        <w:t>housing characteristics.</w:t>
      </w:r>
    </w:p>
    <w:p w14:paraId="296CA7B3" w14:textId="342D0652" w:rsidR="009B706C" w:rsidRDefault="009B706C" w:rsidP="00C56CB3">
      <w:pPr>
        <w:spacing w:line="480"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16ED8C1E" wp14:editId="3E313215">
            <wp:extent cx="3107809" cy="30861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7809" cy="3086100"/>
                    </a:xfrm>
                    <a:prstGeom prst="rect">
                      <a:avLst/>
                    </a:prstGeom>
                    <a:noFill/>
                    <a:ln>
                      <a:noFill/>
                    </a:ln>
                  </pic:spPr>
                </pic:pic>
              </a:graphicData>
            </a:graphic>
          </wp:inline>
        </w:drawing>
      </w:r>
    </w:p>
    <w:p w14:paraId="005B21D4" w14:textId="0513B7AE" w:rsidR="00C56CB3" w:rsidRDefault="00843720" w:rsidP="00843720">
      <w:pPr>
        <w:spacing w:line="480" w:lineRule="auto"/>
        <w:jc w:val="center"/>
        <w:rPr>
          <w:rFonts w:ascii="Times New Roman" w:hAnsi="Times New Roman" w:cs="Times New Roman"/>
        </w:rPr>
      </w:pPr>
      <w:r>
        <w:rPr>
          <w:rFonts w:ascii="Times New Roman" w:hAnsi="Times New Roman" w:cs="Times New Roman"/>
        </w:rPr>
        <w:t>Figure 1:  Utility Maximization Along the Hedonic Price Function</w:t>
      </w:r>
    </w:p>
    <w:p w14:paraId="40A22751" w14:textId="77777777" w:rsidR="00843720" w:rsidRDefault="00843720" w:rsidP="009B706C">
      <w:pPr>
        <w:spacing w:line="480" w:lineRule="auto"/>
        <w:rPr>
          <w:rFonts w:ascii="Times New Roman" w:hAnsi="Times New Roman" w:cs="Times New Roman"/>
        </w:rPr>
      </w:pPr>
    </w:p>
    <w:p w14:paraId="1700DF5B" w14:textId="3E2C5328" w:rsidR="0024104D" w:rsidRDefault="00843720" w:rsidP="00D509ED">
      <w:pPr>
        <w:spacing w:line="480" w:lineRule="auto"/>
        <w:rPr>
          <w:rFonts w:ascii="Times New Roman" w:hAnsi="Times New Roman" w:cs="Times New Roman"/>
        </w:rPr>
      </w:pPr>
      <w:r>
        <w:rPr>
          <w:rFonts w:ascii="Times New Roman" w:hAnsi="Times New Roman" w:cs="Times New Roman"/>
        </w:rPr>
        <w:t>Figure 1</w:t>
      </w:r>
      <w:r w:rsidR="0024104D">
        <w:rPr>
          <w:rFonts w:ascii="Times New Roman" w:hAnsi="Times New Roman" w:cs="Times New Roman"/>
        </w:rPr>
        <w:t xml:space="preserve"> shows indifference curves in </w:t>
      </w:r>
      <w:r w:rsidR="00EE3DFE">
        <w:rPr>
          <w:rFonts w:ascii="Times New Roman" w:hAnsi="Times New Roman" w:cs="Times New Roman"/>
        </w:rPr>
        <w:t>(</w:t>
      </w:r>
      <w:r w:rsidR="00EE3DFE" w:rsidRPr="00EE3DFE">
        <w:rPr>
          <w:rFonts w:ascii="Times New Roman" w:hAnsi="Times New Roman" w:cs="Times New Roman"/>
          <w:i/>
        </w:rPr>
        <w:t>X, P</w:t>
      </w:r>
      <w:r w:rsidR="00EE3DFE">
        <w:rPr>
          <w:rFonts w:ascii="Times New Roman" w:hAnsi="Times New Roman" w:cs="Times New Roman"/>
        </w:rPr>
        <w:t>)</w:t>
      </w:r>
      <w:r w:rsidR="0024104D">
        <w:rPr>
          <w:rFonts w:ascii="Times New Roman" w:hAnsi="Times New Roman" w:cs="Times New Roman"/>
        </w:rPr>
        <w:t xml:space="preserve"> </w:t>
      </w:r>
      <w:r w:rsidR="00FD37A1">
        <w:rPr>
          <w:rFonts w:ascii="Times New Roman" w:hAnsi="Times New Roman" w:cs="Times New Roman"/>
        </w:rPr>
        <w:t xml:space="preserve">space.  </w:t>
      </w:r>
      <w:r>
        <w:rPr>
          <w:rFonts w:ascii="Times New Roman" w:hAnsi="Times New Roman" w:cs="Times New Roman"/>
        </w:rPr>
        <w:t>Higher levels of utility are associated with indifference curves lying further to the southwest</w:t>
      </w:r>
      <w:r w:rsidR="00FA3613">
        <w:rPr>
          <w:rFonts w:ascii="Times New Roman" w:hAnsi="Times New Roman" w:cs="Times New Roman"/>
        </w:rPr>
        <w:t xml:space="preserve">.  </w:t>
      </w:r>
      <w:r w:rsidR="00FD37A1">
        <w:rPr>
          <w:rFonts w:ascii="Times New Roman" w:hAnsi="Times New Roman" w:cs="Times New Roman"/>
        </w:rPr>
        <w:t xml:space="preserve">Each household will select the quantity of </w:t>
      </w:r>
      <w:r w:rsidR="00EE3DFE">
        <w:rPr>
          <w:rFonts w:ascii="Times New Roman" w:hAnsi="Times New Roman" w:cs="Times New Roman"/>
          <w:i/>
        </w:rPr>
        <w:t>X</w:t>
      </w:r>
      <w:r w:rsidR="00FD37A1">
        <w:rPr>
          <w:rFonts w:ascii="Times New Roman" w:hAnsi="Times New Roman" w:cs="Times New Roman"/>
        </w:rPr>
        <w:t xml:space="preserve"> where its indifference curve is just tangent to the hedonic price function.  </w:t>
      </w:r>
      <w:proofErr w:type="gramStart"/>
      <w:r w:rsidR="00FD37A1">
        <w:rPr>
          <w:rFonts w:ascii="Times New Roman" w:hAnsi="Times New Roman" w:cs="Times New Roman"/>
        </w:rPr>
        <w:t xml:space="preserve">In equilibrium, </w:t>
      </w:r>
      <w:r w:rsidR="00C4130E">
        <w:rPr>
          <w:rFonts w:ascii="Times New Roman" w:hAnsi="Times New Roman" w:cs="Times New Roman"/>
          <w:position w:val="-20"/>
        </w:rPr>
        <w:pict w14:anchorId="67C033F5">
          <v:shape id="_x0000_i1030" type="#_x0000_t75" style="width:35.7pt;height:25.9pt">
            <v:imagedata r:id="rId15" o:title=""/>
          </v:shape>
        </w:pict>
      </w:r>
      <w:r w:rsidR="00EE3DFE">
        <w:rPr>
          <w:rFonts w:ascii="Times New Roman" w:hAnsi="Times New Roman" w:cs="Times New Roman"/>
        </w:rPr>
        <w:t xml:space="preserve"> </w:t>
      </w:r>
      <w:r w:rsidR="00FD37A1">
        <w:rPr>
          <w:rFonts w:ascii="Times New Roman" w:hAnsi="Times New Roman" w:cs="Times New Roman"/>
        </w:rPr>
        <w:t xml:space="preserve">will return the household’s marginal willingness to pay for </w:t>
      </w:r>
      <w:r w:rsidR="00EE3DFE">
        <w:rPr>
          <w:rFonts w:ascii="Times New Roman" w:hAnsi="Times New Roman" w:cs="Times New Roman"/>
          <w:i/>
        </w:rPr>
        <w:t>X</w:t>
      </w:r>
      <w:r w:rsidR="00FD37A1">
        <w:rPr>
          <w:rFonts w:ascii="Times New Roman" w:hAnsi="Times New Roman" w:cs="Times New Roman"/>
        </w:rPr>
        <w:t xml:space="preserve"> at the particular value chosen by the household.</w:t>
      </w:r>
      <w:proofErr w:type="gramEnd"/>
      <w:r w:rsidR="00FD37A1">
        <w:rPr>
          <w:rFonts w:ascii="Times New Roman" w:hAnsi="Times New Roman" w:cs="Times New Roman"/>
        </w:rPr>
        <w:t xml:space="preserve">  This identifies a single point on that household’s inverse demand curve for </w:t>
      </w:r>
      <w:r w:rsidR="00EE3DFE">
        <w:rPr>
          <w:rFonts w:ascii="Times New Roman" w:hAnsi="Times New Roman" w:cs="Times New Roman"/>
          <w:i/>
        </w:rPr>
        <w:t>X</w:t>
      </w:r>
      <w:r w:rsidR="00FE5442">
        <w:rPr>
          <w:rFonts w:ascii="Times New Roman" w:hAnsi="Times New Roman" w:cs="Times New Roman"/>
        </w:rPr>
        <w:t>.</w:t>
      </w:r>
    </w:p>
    <w:p w14:paraId="5C408AAB" w14:textId="622F4ED4" w:rsidR="009B706C" w:rsidRDefault="009B706C" w:rsidP="009B706C">
      <w:pPr>
        <w:spacing w:line="480" w:lineRule="auto"/>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6F340338" wp14:editId="4D81449A">
            <wp:extent cx="3197711" cy="310828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232" cy="3108788"/>
                    </a:xfrm>
                    <a:prstGeom prst="rect">
                      <a:avLst/>
                    </a:prstGeom>
                    <a:noFill/>
                    <a:ln>
                      <a:noFill/>
                    </a:ln>
                  </pic:spPr>
                </pic:pic>
              </a:graphicData>
            </a:graphic>
          </wp:inline>
        </w:drawing>
      </w:r>
    </w:p>
    <w:p w14:paraId="238784A3" w14:textId="7B22EAC3" w:rsidR="00FE5442" w:rsidRDefault="00D46C5C" w:rsidP="009B706C">
      <w:pPr>
        <w:spacing w:line="480" w:lineRule="auto"/>
        <w:jc w:val="center"/>
        <w:rPr>
          <w:rFonts w:ascii="Times New Roman" w:hAnsi="Times New Roman" w:cs="Times New Roman"/>
        </w:rPr>
      </w:pPr>
      <w:r>
        <w:rPr>
          <w:rFonts w:ascii="Times New Roman" w:hAnsi="Times New Roman" w:cs="Times New Roman"/>
        </w:rPr>
        <w:t>Figure 2:  Marginal Willingness to Pay Curves Associated With Hedonic Sorting</w:t>
      </w:r>
    </w:p>
    <w:p w14:paraId="440E7ECA" w14:textId="77777777" w:rsidR="00D46C5C" w:rsidRDefault="00D46C5C" w:rsidP="009B706C">
      <w:pPr>
        <w:spacing w:line="480" w:lineRule="auto"/>
        <w:jc w:val="center"/>
        <w:rPr>
          <w:rFonts w:ascii="Times New Roman" w:hAnsi="Times New Roman" w:cs="Times New Roman"/>
        </w:rPr>
      </w:pPr>
    </w:p>
    <w:p w14:paraId="2D38B89C" w14:textId="56C44BB0" w:rsidR="000B7747" w:rsidRPr="00FE5442" w:rsidRDefault="000B7747" w:rsidP="009B706C">
      <w:pPr>
        <w:spacing w:line="480" w:lineRule="auto"/>
        <w:rPr>
          <w:rFonts w:ascii="Times New Roman" w:hAnsi="Times New Roman" w:cs="Times New Roman"/>
        </w:rPr>
      </w:pPr>
      <w:r>
        <w:rPr>
          <w:rFonts w:ascii="Times New Roman" w:hAnsi="Times New Roman" w:cs="Times New Roman"/>
        </w:rPr>
        <w:t xml:space="preserve">Things are a bit more complicated when the attributes are not described by a </w:t>
      </w:r>
      <w:r w:rsidRPr="00FE5442">
        <w:rPr>
          <w:rFonts w:ascii="Times New Roman" w:hAnsi="Times New Roman" w:cs="Times New Roman"/>
        </w:rPr>
        <w:t>continuum</w:t>
      </w:r>
      <w:r w:rsidR="00FE5442" w:rsidRPr="00FE5442">
        <w:rPr>
          <w:rFonts w:ascii="Times New Roman" w:hAnsi="Times New Roman" w:cs="Times New Roman"/>
        </w:rPr>
        <w:t xml:space="preserve"> as the first order conditions associated with optimal behavior do not hold and are replaced by inequalities</w:t>
      </w:r>
      <w:r w:rsidR="00A34492">
        <w:rPr>
          <w:rFonts w:ascii="Times New Roman" w:hAnsi="Times New Roman" w:cs="Times New Roman"/>
        </w:rPr>
        <w:t xml:space="preserve"> (Griffith and </w:t>
      </w:r>
      <w:proofErr w:type="spellStart"/>
      <w:r w:rsidR="00A34492">
        <w:rPr>
          <w:rFonts w:ascii="Times New Roman" w:hAnsi="Times New Roman" w:cs="Times New Roman"/>
        </w:rPr>
        <w:t>Nesheim</w:t>
      </w:r>
      <w:proofErr w:type="spellEnd"/>
      <w:r w:rsidR="00A34492">
        <w:rPr>
          <w:rFonts w:ascii="Times New Roman" w:hAnsi="Times New Roman" w:cs="Times New Roman"/>
        </w:rPr>
        <w:t xml:space="preserve"> 2010)</w:t>
      </w:r>
      <w:r w:rsidR="00FE5442">
        <w:rPr>
          <w:rFonts w:ascii="Times New Roman" w:hAnsi="Times New Roman" w:cs="Times New Roman"/>
        </w:rPr>
        <w:t>.</w:t>
      </w:r>
    </w:p>
    <w:p w14:paraId="2A06FBFB" w14:textId="77777777" w:rsidR="00D46C5C" w:rsidRDefault="00D46C5C" w:rsidP="009B706C">
      <w:pPr>
        <w:spacing w:line="480" w:lineRule="auto"/>
        <w:ind w:firstLine="720"/>
        <w:rPr>
          <w:rFonts w:ascii="Times New Roman" w:hAnsi="Times New Roman" w:cs="Times New Roman"/>
        </w:rPr>
      </w:pPr>
      <w:r>
        <w:rPr>
          <w:rFonts w:ascii="Times New Roman" w:hAnsi="Times New Roman" w:cs="Times New Roman"/>
        </w:rPr>
        <w:t>Rosen (1974) proposed a two-step approach for recovering the MWTP function.  The first-stage recovers a flexible estimate of the hedonic price function</w:t>
      </w:r>
      <w:proofErr w:type="gramStart"/>
      <w:r>
        <w:rPr>
          <w:rFonts w:ascii="Times New Roman" w:hAnsi="Times New Roman" w:cs="Times New Roman"/>
        </w:rPr>
        <w:t xml:space="preserve">, </w:t>
      </w:r>
      <w:proofErr w:type="gramEnd"/>
      <w:r w:rsidR="00C4130E">
        <w:rPr>
          <w:rFonts w:ascii="Times New Roman" w:hAnsi="Times New Roman" w:cs="Times New Roman"/>
          <w:position w:val="-10"/>
        </w:rPr>
        <w:pict w14:anchorId="4A573789">
          <v:shape id="_x0000_i1031" type="#_x0000_t75" style="width:31.7pt;height:16.15pt">
            <v:imagedata r:id="rId17" o:title=""/>
          </v:shape>
        </w:pict>
      </w:r>
      <w:r>
        <w:rPr>
          <w:rFonts w:ascii="Times New Roman" w:hAnsi="Times New Roman" w:cs="Times New Roman"/>
        </w:rPr>
        <w:t xml:space="preserve">.  That function is used to back out implicit prices for </w:t>
      </w:r>
      <w:r w:rsidRPr="00D46C5C">
        <w:rPr>
          <w:rFonts w:ascii="Times New Roman" w:hAnsi="Times New Roman" w:cs="Times New Roman"/>
          <w:i/>
        </w:rPr>
        <w:t>X</w:t>
      </w:r>
      <w:proofErr w:type="gramStart"/>
      <w:r>
        <w:rPr>
          <w:rFonts w:ascii="Times New Roman" w:hAnsi="Times New Roman" w:cs="Times New Roman"/>
        </w:rPr>
        <w:t xml:space="preserve">, </w:t>
      </w:r>
      <w:proofErr w:type="gramEnd"/>
      <w:r w:rsidR="00C4130E">
        <w:rPr>
          <w:rFonts w:ascii="Times New Roman" w:hAnsi="Times New Roman" w:cs="Times New Roman"/>
          <w:position w:val="-10"/>
        </w:rPr>
        <w:pict w14:anchorId="7310724F">
          <v:shape id="_x0000_i1032" type="#_x0000_t75" style="width:61.05pt;height:18.45pt">
            <v:imagedata r:id="rId18" o:title=""/>
          </v:shape>
        </w:pict>
      </w:r>
      <w:r>
        <w:rPr>
          <w:rFonts w:ascii="Times New Roman" w:hAnsi="Times New Roman" w:cs="Times New Roman"/>
        </w:rPr>
        <w:t xml:space="preserve">, which are used as dependent variables in a second-stage regression on </w:t>
      </w:r>
      <w:r w:rsidRPr="00A34492">
        <w:rPr>
          <w:rFonts w:ascii="Times New Roman" w:hAnsi="Times New Roman" w:cs="Times New Roman"/>
          <w:i/>
        </w:rPr>
        <w:t>X</w:t>
      </w:r>
      <w:r>
        <w:rPr>
          <w:rFonts w:ascii="Times New Roman" w:hAnsi="Times New Roman" w:cs="Times New Roman"/>
        </w:rPr>
        <w:t xml:space="preserve"> and consumer attributes.  The result of that second-stage procedure is interpreted as the MWTP function.</w:t>
      </w:r>
    </w:p>
    <w:p w14:paraId="55D5E7EB" w14:textId="466D75F8" w:rsidR="00FD37A1" w:rsidRPr="00FD37A1" w:rsidRDefault="00FD37A1" w:rsidP="00D46C5C">
      <w:pPr>
        <w:spacing w:line="480" w:lineRule="auto"/>
        <w:ind w:firstLine="720"/>
        <w:rPr>
          <w:rFonts w:ascii="Times New Roman" w:hAnsi="Times New Roman" w:cs="Times New Roman"/>
        </w:rPr>
      </w:pPr>
      <w:r w:rsidRPr="001A41A0">
        <w:rPr>
          <w:rFonts w:ascii="Times New Roman" w:hAnsi="Times New Roman" w:cs="Times New Roman"/>
        </w:rPr>
        <w:t>There is a long literature identifying problems with the hedonic framework as specified by Rosen (1974).</w:t>
      </w:r>
      <w:r w:rsidR="00D46C5C">
        <w:rPr>
          <w:rFonts w:ascii="Times New Roman" w:hAnsi="Times New Roman" w:cs="Times New Roman"/>
        </w:rPr>
        <w:t xml:space="preserve">  </w:t>
      </w:r>
      <w:r w:rsidRPr="00FD37A1">
        <w:rPr>
          <w:rFonts w:ascii="Times New Roman" w:hAnsi="Times New Roman" w:cs="Times New Roman"/>
        </w:rPr>
        <w:t>Brown and Ro</w:t>
      </w:r>
      <w:r w:rsidR="00D46C5C">
        <w:rPr>
          <w:rFonts w:ascii="Times New Roman" w:hAnsi="Times New Roman" w:cs="Times New Roman"/>
        </w:rPr>
        <w:t xml:space="preserve">sen (1982), Mendelsohn (1985) note that, </w:t>
      </w:r>
      <w:r w:rsidR="007A58BF">
        <w:rPr>
          <w:rFonts w:ascii="Times New Roman" w:hAnsi="Times New Roman" w:cs="Times New Roman"/>
        </w:rPr>
        <w:t>with heterogeneous preferences, each data point in the hedonic estimation only identifies on</w:t>
      </w:r>
      <w:r w:rsidR="00D46C5C">
        <w:rPr>
          <w:rFonts w:ascii="Times New Roman" w:hAnsi="Times New Roman" w:cs="Times New Roman"/>
        </w:rPr>
        <w:t xml:space="preserve">e point on each MWTP curve.  This is </w:t>
      </w:r>
      <w:r w:rsidR="007A58BF">
        <w:rPr>
          <w:rFonts w:ascii="Times New Roman" w:hAnsi="Times New Roman" w:cs="Times New Roman"/>
        </w:rPr>
        <w:t xml:space="preserve">insufficient to recover the </w:t>
      </w:r>
      <w:r w:rsidR="00D46C5C">
        <w:rPr>
          <w:rFonts w:ascii="Times New Roman" w:hAnsi="Times New Roman" w:cs="Times New Roman"/>
        </w:rPr>
        <w:t xml:space="preserve">entirety of the individual’s </w:t>
      </w:r>
      <w:r w:rsidR="00D46C5C">
        <w:rPr>
          <w:rFonts w:ascii="Times New Roman" w:hAnsi="Times New Roman" w:cs="Times New Roman"/>
        </w:rPr>
        <w:lastRenderedPageBreak/>
        <w:t xml:space="preserve">demand curve </w:t>
      </w:r>
      <w:r w:rsidRPr="00FD37A1">
        <w:rPr>
          <w:rFonts w:ascii="Times New Roman" w:hAnsi="Times New Roman" w:cs="Times New Roman"/>
        </w:rPr>
        <w:t xml:space="preserve">without panel data (e.g., </w:t>
      </w:r>
      <w:r w:rsidR="00D46C5C">
        <w:rPr>
          <w:rFonts w:ascii="Times New Roman" w:hAnsi="Times New Roman" w:cs="Times New Roman"/>
        </w:rPr>
        <w:t xml:space="preserve">seeing observationally equivalent individuals </w:t>
      </w:r>
      <w:r w:rsidRPr="00FD37A1">
        <w:rPr>
          <w:rFonts w:ascii="Times New Roman" w:hAnsi="Times New Roman" w:cs="Times New Roman"/>
        </w:rPr>
        <w:t>from multiple markets) or without relying on functional form restrictions.</w:t>
      </w:r>
    </w:p>
    <w:p w14:paraId="7761095D" w14:textId="77777777" w:rsidR="00524E78" w:rsidRDefault="00524E78" w:rsidP="00524E78">
      <w:pPr>
        <w:spacing w:line="480" w:lineRule="auto"/>
        <w:ind w:firstLine="720"/>
        <w:rPr>
          <w:rFonts w:ascii="Times New Roman" w:hAnsi="Times New Roman" w:cs="Times New Roman"/>
        </w:rPr>
      </w:pPr>
      <w:proofErr w:type="spellStart"/>
      <w:r>
        <w:rPr>
          <w:rFonts w:ascii="Times New Roman" w:hAnsi="Times New Roman" w:cs="Times New Roman"/>
        </w:rPr>
        <w:t>Epple</w:t>
      </w:r>
      <w:proofErr w:type="spellEnd"/>
      <w:r>
        <w:rPr>
          <w:rFonts w:ascii="Times New Roman" w:hAnsi="Times New Roman" w:cs="Times New Roman"/>
        </w:rPr>
        <w:t xml:space="preserve"> (1987) and </w:t>
      </w:r>
      <w:proofErr w:type="spellStart"/>
      <w:r>
        <w:rPr>
          <w:rFonts w:ascii="Times New Roman" w:hAnsi="Times New Roman" w:cs="Times New Roman"/>
        </w:rPr>
        <w:t>Bartik</w:t>
      </w:r>
      <w:proofErr w:type="spellEnd"/>
      <w:r>
        <w:rPr>
          <w:rFonts w:ascii="Times New Roman" w:hAnsi="Times New Roman" w:cs="Times New Roman"/>
        </w:rPr>
        <w:t xml:space="preserve"> (1987) demonstrate that measures of the </w:t>
      </w:r>
      <w:r w:rsidR="00FD37A1" w:rsidRPr="00524E78">
        <w:rPr>
          <w:rFonts w:ascii="Times New Roman" w:hAnsi="Times New Roman" w:cs="Times New Roman"/>
        </w:rPr>
        <w:t>attribute</w:t>
      </w:r>
      <w:r>
        <w:rPr>
          <w:rFonts w:ascii="Times New Roman" w:hAnsi="Times New Roman" w:cs="Times New Roman"/>
        </w:rPr>
        <w:t xml:space="preserve"> in question </w:t>
      </w:r>
      <w:r w:rsidR="00FD37A1" w:rsidRPr="00524E78">
        <w:rPr>
          <w:rFonts w:ascii="Times New Roman" w:hAnsi="Times New Roman" w:cs="Times New Roman"/>
        </w:rPr>
        <w:t xml:space="preserve">will be endogenous in </w:t>
      </w:r>
      <w:r>
        <w:rPr>
          <w:rFonts w:ascii="Times New Roman" w:hAnsi="Times New Roman" w:cs="Times New Roman"/>
        </w:rPr>
        <w:t>the second-</w:t>
      </w:r>
      <w:r w:rsidR="00FD37A1" w:rsidRPr="00524E78">
        <w:rPr>
          <w:rFonts w:ascii="Times New Roman" w:hAnsi="Times New Roman" w:cs="Times New Roman"/>
        </w:rPr>
        <w:t xml:space="preserve">stage regression </w:t>
      </w:r>
      <w:r>
        <w:rPr>
          <w:rFonts w:ascii="Times New Roman" w:hAnsi="Times New Roman" w:cs="Times New Roman"/>
        </w:rPr>
        <w:t xml:space="preserve">used </w:t>
      </w:r>
      <w:r w:rsidR="00FD37A1" w:rsidRPr="00524E78">
        <w:rPr>
          <w:rFonts w:ascii="Times New Roman" w:hAnsi="Times New Roman" w:cs="Times New Roman"/>
        </w:rPr>
        <w:t xml:space="preserve">to recover </w:t>
      </w:r>
      <w:r>
        <w:rPr>
          <w:rFonts w:ascii="Times New Roman" w:hAnsi="Times New Roman" w:cs="Times New Roman"/>
        </w:rPr>
        <w:t>MWTP.  Moreover, because buyers are non-randomly matched with suppliers as part of the hedonic sorting process, supply-side cost-shifters are not valid candidates for instrumental variables.</w:t>
      </w:r>
    </w:p>
    <w:p w14:paraId="6B537328" w14:textId="55C33073" w:rsidR="00FD37A1" w:rsidRDefault="00FD37A1" w:rsidP="00524E78">
      <w:pPr>
        <w:spacing w:line="480" w:lineRule="auto"/>
        <w:ind w:firstLine="720"/>
        <w:rPr>
          <w:rFonts w:ascii="Times New Roman" w:hAnsi="Times New Roman" w:cs="Times New Roman"/>
        </w:rPr>
      </w:pPr>
      <w:proofErr w:type="spellStart"/>
      <w:r>
        <w:rPr>
          <w:rFonts w:ascii="Times New Roman" w:hAnsi="Times New Roman" w:cs="Times New Roman"/>
        </w:rPr>
        <w:t>Ekela</w:t>
      </w:r>
      <w:r w:rsidR="00524E78">
        <w:rPr>
          <w:rFonts w:ascii="Times New Roman" w:hAnsi="Times New Roman" w:cs="Times New Roman"/>
        </w:rPr>
        <w:t>nd</w:t>
      </w:r>
      <w:proofErr w:type="spellEnd"/>
      <w:r w:rsidR="00524E78">
        <w:rPr>
          <w:rFonts w:ascii="Times New Roman" w:hAnsi="Times New Roman" w:cs="Times New Roman"/>
        </w:rPr>
        <w:t xml:space="preserve">, Heckman and </w:t>
      </w:r>
      <w:proofErr w:type="spellStart"/>
      <w:r w:rsidR="00524E78">
        <w:rPr>
          <w:rFonts w:ascii="Times New Roman" w:hAnsi="Times New Roman" w:cs="Times New Roman"/>
        </w:rPr>
        <w:t>Nesheim</w:t>
      </w:r>
      <w:proofErr w:type="spellEnd"/>
      <w:r w:rsidR="00524E78">
        <w:rPr>
          <w:rFonts w:ascii="Times New Roman" w:hAnsi="Times New Roman" w:cs="Times New Roman"/>
        </w:rPr>
        <w:t xml:space="preserve"> (2004) address both of these problems, noting that the </w:t>
      </w:r>
      <w:r>
        <w:rPr>
          <w:rFonts w:ascii="Times New Roman" w:hAnsi="Times New Roman" w:cs="Times New Roman"/>
        </w:rPr>
        <w:t>hedonic price function is naturally non-linear; demand curves can be estimated based on idea de</w:t>
      </w:r>
      <w:r w:rsidR="00524E78">
        <w:rPr>
          <w:rFonts w:ascii="Times New Roman" w:hAnsi="Times New Roman" w:cs="Times New Roman"/>
        </w:rPr>
        <w:t xml:space="preserve">scribed in Mendelsohn (1985).  They go on to describe a non-parametric estimator that deals with the </w:t>
      </w:r>
      <w:proofErr w:type="spellStart"/>
      <w:r w:rsidR="00524E78">
        <w:rPr>
          <w:rFonts w:ascii="Times New Roman" w:hAnsi="Times New Roman" w:cs="Times New Roman"/>
        </w:rPr>
        <w:t>endogeneity</w:t>
      </w:r>
      <w:proofErr w:type="spellEnd"/>
      <w:r w:rsidR="00524E78">
        <w:rPr>
          <w:rFonts w:ascii="Times New Roman" w:hAnsi="Times New Roman" w:cs="Times New Roman"/>
        </w:rPr>
        <w:t xml:space="preserve"> problems described by </w:t>
      </w:r>
      <w:proofErr w:type="spellStart"/>
      <w:r w:rsidR="00524E78">
        <w:rPr>
          <w:rFonts w:ascii="Times New Roman" w:hAnsi="Times New Roman" w:cs="Times New Roman"/>
        </w:rPr>
        <w:t>Epple</w:t>
      </w:r>
      <w:proofErr w:type="spellEnd"/>
      <w:r w:rsidR="00524E78">
        <w:rPr>
          <w:rFonts w:ascii="Times New Roman" w:hAnsi="Times New Roman" w:cs="Times New Roman"/>
        </w:rPr>
        <w:t xml:space="preserve"> (1987) and </w:t>
      </w:r>
      <w:proofErr w:type="spellStart"/>
      <w:r w:rsidR="00524E78">
        <w:rPr>
          <w:rFonts w:ascii="Times New Roman" w:hAnsi="Times New Roman" w:cs="Times New Roman"/>
        </w:rPr>
        <w:t>Bartik</w:t>
      </w:r>
      <w:proofErr w:type="spellEnd"/>
      <w:r w:rsidR="00524E78">
        <w:rPr>
          <w:rFonts w:ascii="Times New Roman" w:hAnsi="Times New Roman" w:cs="Times New Roman"/>
        </w:rPr>
        <w:t xml:space="preserve"> (1987)</w:t>
      </w:r>
      <w:r>
        <w:rPr>
          <w:rFonts w:ascii="Times New Roman" w:hAnsi="Times New Roman" w:cs="Times New Roman"/>
        </w:rPr>
        <w:t xml:space="preserve"> </w:t>
      </w:r>
      <w:r w:rsidR="00524E78">
        <w:rPr>
          <w:rFonts w:ascii="Times New Roman" w:hAnsi="Times New Roman" w:cs="Times New Roman"/>
        </w:rPr>
        <w:t xml:space="preserve">by requiring </w:t>
      </w:r>
      <w:r>
        <w:rPr>
          <w:rFonts w:ascii="Times New Roman" w:hAnsi="Times New Roman" w:cs="Times New Roman"/>
        </w:rPr>
        <w:t xml:space="preserve">additive </w:t>
      </w:r>
      <w:proofErr w:type="spellStart"/>
      <w:r>
        <w:rPr>
          <w:rFonts w:ascii="Times New Roman" w:hAnsi="Times New Roman" w:cs="Times New Roman"/>
        </w:rPr>
        <w:t>separability</w:t>
      </w:r>
      <w:proofErr w:type="spellEnd"/>
      <w:r w:rsidR="00524E78">
        <w:rPr>
          <w:rFonts w:ascii="Times New Roman" w:hAnsi="Times New Roman" w:cs="Times New Roman"/>
        </w:rPr>
        <w:t xml:space="preserve"> in utility between individual attributes and amenities</w:t>
      </w:r>
      <w:r>
        <w:rPr>
          <w:rFonts w:ascii="Times New Roman" w:hAnsi="Times New Roman" w:cs="Times New Roman"/>
        </w:rPr>
        <w:t>.</w:t>
      </w:r>
      <w:r w:rsidR="00524E78">
        <w:rPr>
          <w:rFonts w:ascii="Times New Roman" w:hAnsi="Times New Roman" w:cs="Times New Roman"/>
        </w:rPr>
        <w:t xml:space="preserve">  The method is, however, data-intensive and hard to implement.</w:t>
      </w:r>
    </w:p>
    <w:p w14:paraId="48ADE261" w14:textId="47B302DD" w:rsidR="00905E80" w:rsidRPr="00524E78" w:rsidRDefault="00A34492" w:rsidP="00524E78">
      <w:pPr>
        <w:spacing w:line="480" w:lineRule="auto"/>
        <w:ind w:firstLine="720"/>
        <w:rPr>
          <w:rFonts w:ascii="Times New Roman" w:hAnsi="Times New Roman" w:cs="Times New Roman"/>
        </w:rPr>
      </w:pPr>
      <w:proofErr w:type="spellStart"/>
      <w:r>
        <w:rPr>
          <w:rFonts w:ascii="Times New Roman" w:hAnsi="Times New Roman" w:cs="Times New Roman"/>
        </w:rPr>
        <w:t>Bajari</w:t>
      </w:r>
      <w:proofErr w:type="spellEnd"/>
      <w:r>
        <w:rPr>
          <w:rFonts w:ascii="Times New Roman" w:hAnsi="Times New Roman" w:cs="Times New Roman"/>
        </w:rPr>
        <w:t xml:space="preserve"> and</w:t>
      </w:r>
      <w:r w:rsidR="00FD37A1" w:rsidRPr="00524E78">
        <w:rPr>
          <w:rFonts w:ascii="Times New Roman" w:hAnsi="Times New Roman" w:cs="Times New Roman"/>
        </w:rPr>
        <w:t xml:space="preserve"> </w:t>
      </w:r>
      <w:proofErr w:type="spellStart"/>
      <w:r w:rsidR="00FD37A1" w:rsidRPr="00524E78">
        <w:rPr>
          <w:rFonts w:ascii="Times New Roman" w:hAnsi="Times New Roman" w:cs="Times New Roman"/>
        </w:rPr>
        <w:t>Benkard</w:t>
      </w:r>
      <w:proofErr w:type="spellEnd"/>
      <w:r w:rsidR="00FD37A1" w:rsidRPr="00524E78">
        <w:rPr>
          <w:rFonts w:ascii="Times New Roman" w:hAnsi="Times New Roman" w:cs="Times New Roman"/>
        </w:rPr>
        <w:t xml:space="preserve"> (2005)</w:t>
      </w:r>
      <w:r w:rsidR="00EE3DFE" w:rsidRPr="00524E78">
        <w:rPr>
          <w:rFonts w:ascii="Times New Roman" w:hAnsi="Times New Roman" w:cs="Times New Roman"/>
        </w:rPr>
        <w:t xml:space="preserve"> </w:t>
      </w:r>
      <w:r w:rsidR="00524E78">
        <w:rPr>
          <w:rFonts w:ascii="Times New Roman" w:hAnsi="Times New Roman" w:cs="Times New Roman"/>
        </w:rPr>
        <w:t xml:space="preserve">and Bishop and Timmins (2011) provide practical alternatives to the approach suggested by </w:t>
      </w:r>
      <w:proofErr w:type="spellStart"/>
      <w:r w:rsidR="00524E78">
        <w:rPr>
          <w:rFonts w:ascii="Times New Roman" w:hAnsi="Times New Roman" w:cs="Times New Roman"/>
        </w:rPr>
        <w:t>Ekeland</w:t>
      </w:r>
      <w:proofErr w:type="spellEnd"/>
      <w:r w:rsidR="00524E78">
        <w:rPr>
          <w:rFonts w:ascii="Times New Roman" w:hAnsi="Times New Roman" w:cs="Times New Roman"/>
        </w:rPr>
        <w:t xml:space="preserve"> et al</w:t>
      </w:r>
      <w:r>
        <w:rPr>
          <w:rFonts w:ascii="Times New Roman" w:hAnsi="Times New Roman" w:cs="Times New Roman"/>
        </w:rPr>
        <w:t>.</w:t>
      </w:r>
      <w:r w:rsidR="00524E78">
        <w:rPr>
          <w:rFonts w:ascii="Times New Roman" w:hAnsi="Times New Roman" w:cs="Times New Roman"/>
        </w:rPr>
        <w:t xml:space="preserve"> (2004).  In </w:t>
      </w:r>
      <w:proofErr w:type="spellStart"/>
      <w:r w:rsidR="00524E78">
        <w:rPr>
          <w:rFonts w:ascii="Times New Roman" w:hAnsi="Times New Roman" w:cs="Times New Roman"/>
        </w:rPr>
        <w:t>Bajari</w:t>
      </w:r>
      <w:proofErr w:type="spellEnd"/>
      <w:r w:rsidR="00524E78">
        <w:rPr>
          <w:rFonts w:ascii="Times New Roman" w:hAnsi="Times New Roman" w:cs="Times New Roman"/>
        </w:rPr>
        <w:t xml:space="preserve"> and </w:t>
      </w:r>
      <w:proofErr w:type="spellStart"/>
      <w:r w:rsidR="00524E78">
        <w:rPr>
          <w:rFonts w:ascii="Times New Roman" w:hAnsi="Times New Roman" w:cs="Times New Roman"/>
        </w:rPr>
        <w:t>Benkard</w:t>
      </w:r>
      <w:proofErr w:type="spellEnd"/>
      <w:r w:rsidR="00524E78">
        <w:rPr>
          <w:rFonts w:ascii="Times New Roman" w:hAnsi="Times New Roman" w:cs="Times New Roman"/>
        </w:rPr>
        <w:t xml:space="preserve"> (2005), </w:t>
      </w:r>
      <w:r w:rsidR="00EE3DFE" w:rsidRPr="00524E78">
        <w:rPr>
          <w:rFonts w:ascii="Times New Roman" w:hAnsi="Times New Roman" w:cs="Times New Roman"/>
        </w:rPr>
        <w:t xml:space="preserve">preferences can be recovered, under strong functional form restrictions, with an inversion procedure using information from a flexibly estimated hedonic price function.  By inverting a separate MWTP value for each individual rather than estimating a common MWTP function, the econometric problems </w:t>
      </w:r>
      <w:r w:rsidR="00524E78">
        <w:rPr>
          <w:rFonts w:ascii="Times New Roman" w:hAnsi="Times New Roman" w:cs="Times New Roman"/>
        </w:rPr>
        <w:t xml:space="preserve">described by </w:t>
      </w:r>
      <w:proofErr w:type="spellStart"/>
      <w:r w:rsidR="00524E78">
        <w:rPr>
          <w:rFonts w:ascii="Times New Roman" w:hAnsi="Times New Roman" w:cs="Times New Roman"/>
        </w:rPr>
        <w:t>Epple</w:t>
      </w:r>
      <w:proofErr w:type="spellEnd"/>
      <w:r w:rsidR="00524E78">
        <w:rPr>
          <w:rFonts w:ascii="Times New Roman" w:hAnsi="Times New Roman" w:cs="Times New Roman"/>
        </w:rPr>
        <w:t xml:space="preserve"> (1987) and </w:t>
      </w:r>
      <w:proofErr w:type="spellStart"/>
      <w:r w:rsidR="00524E78">
        <w:rPr>
          <w:rFonts w:ascii="Times New Roman" w:hAnsi="Times New Roman" w:cs="Times New Roman"/>
        </w:rPr>
        <w:t>Bartik</w:t>
      </w:r>
      <w:proofErr w:type="spellEnd"/>
      <w:r w:rsidR="00524E78">
        <w:rPr>
          <w:rFonts w:ascii="Times New Roman" w:hAnsi="Times New Roman" w:cs="Times New Roman"/>
        </w:rPr>
        <w:t xml:space="preserve"> (1987) </w:t>
      </w:r>
      <w:r w:rsidR="00EE3DFE" w:rsidRPr="00524E78">
        <w:rPr>
          <w:rFonts w:ascii="Times New Roman" w:hAnsi="Times New Roman" w:cs="Times New Roman"/>
        </w:rPr>
        <w:t>are avoided.</w:t>
      </w:r>
      <w:r w:rsidR="00524E78">
        <w:rPr>
          <w:rFonts w:ascii="Times New Roman" w:hAnsi="Times New Roman" w:cs="Times New Roman"/>
        </w:rPr>
        <w:t xml:space="preserve">  However, this does come at the expense of requiring strong functional form assumptions about the shape of the MWTP function.  </w:t>
      </w:r>
      <w:r w:rsidR="00766B3C" w:rsidRPr="00524E78">
        <w:rPr>
          <w:rFonts w:ascii="Times New Roman" w:hAnsi="Times New Roman" w:cs="Times New Roman"/>
        </w:rPr>
        <w:t>Bishop and Timmins (2011)</w:t>
      </w:r>
      <w:r w:rsidR="00524E78">
        <w:rPr>
          <w:rFonts w:ascii="Times New Roman" w:hAnsi="Times New Roman" w:cs="Times New Roman"/>
        </w:rPr>
        <w:t>, alternatively, use</w:t>
      </w:r>
      <w:r w:rsidR="00EE3DFE" w:rsidRPr="00524E78">
        <w:rPr>
          <w:rFonts w:ascii="Times New Roman" w:hAnsi="Times New Roman" w:cs="Times New Roman"/>
        </w:rPr>
        <w:t xml:space="preserve"> the logic of the sorting model to show how the </w:t>
      </w:r>
      <w:proofErr w:type="spellStart"/>
      <w:r w:rsidR="00EE3DFE" w:rsidRPr="00524E78">
        <w:rPr>
          <w:rFonts w:ascii="Times New Roman" w:hAnsi="Times New Roman" w:cs="Times New Roman"/>
        </w:rPr>
        <w:t>Epple-</w:t>
      </w:r>
      <w:r w:rsidR="00EE3DFE" w:rsidRPr="00524E78">
        <w:rPr>
          <w:rFonts w:ascii="Times New Roman" w:hAnsi="Times New Roman" w:cs="Times New Roman"/>
        </w:rPr>
        <w:lastRenderedPageBreak/>
        <w:t>Bartik</w:t>
      </w:r>
      <w:proofErr w:type="spellEnd"/>
      <w:r w:rsidR="00EE3DFE" w:rsidRPr="00524E78">
        <w:rPr>
          <w:rFonts w:ascii="Times New Roman" w:hAnsi="Times New Roman" w:cs="Times New Roman"/>
        </w:rPr>
        <w:t xml:space="preserve"> problem can be overco</w:t>
      </w:r>
      <w:r w:rsidR="00524E78">
        <w:rPr>
          <w:rFonts w:ascii="Times New Roman" w:hAnsi="Times New Roman" w:cs="Times New Roman"/>
        </w:rPr>
        <w:t>me by looking at the choice of amenities along the hedonic price function</w:t>
      </w:r>
      <w:r w:rsidR="00EE3DFE" w:rsidRPr="00524E78">
        <w:rPr>
          <w:rFonts w:ascii="Times New Roman" w:hAnsi="Times New Roman" w:cs="Times New Roman"/>
        </w:rPr>
        <w:t xml:space="preserve"> rather than at the equilibrium relationship between prices and amenities.</w:t>
      </w:r>
      <w:r w:rsidR="00766B3C" w:rsidRPr="00524E78">
        <w:rPr>
          <w:rFonts w:ascii="Times New Roman" w:hAnsi="Times New Roman" w:cs="Times New Roman"/>
        </w:rPr>
        <w:t xml:space="preserve"> </w:t>
      </w:r>
    </w:p>
    <w:p w14:paraId="37A3B4B8" w14:textId="1AF00AB0" w:rsidR="00D46C5C" w:rsidRPr="00FE5442" w:rsidRDefault="00D46C5C" w:rsidP="00D46C5C">
      <w:pPr>
        <w:spacing w:line="480" w:lineRule="auto"/>
        <w:ind w:firstLine="720"/>
        <w:rPr>
          <w:rFonts w:eastAsia="Times New Roman" w:cs="Times New Roman"/>
          <w:color w:val="8C73D0"/>
        </w:rPr>
      </w:pPr>
      <w:r>
        <w:rPr>
          <w:rFonts w:ascii="Times New Roman" w:hAnsi="Times New Roman" w:cs="Times New Roman"/>
        </w:rPr>
        <w:t>The empirical h</w:t>
      </w:r>
      <w:r w:rsidRPr="00FE5442">
        <w:rPr>
          <w:rFonts w:ascii="Times New Roman" w:hAnsi="Times New Roman" w:cs="Times New Roman"/>
        </w:rPr>
        <w:t>edonic literature is broadly divided into two types of papers</w:t>
      </w:r>
      <w:r w:rsidR="00A34492">
        <w:rPr>
          <w:rFonts w:ascii="Times New Roman" w:hAnsi="Times New Roman" w:cs="Times New Roman"/>
        </w:rPr>
        <w:t xml:space="preserve">.  First, there are </w:t>
      </w:r>
      <w:r w:rsidRPr="00FE5442">
        <w:rPr>
          <w:rFonts w:ascii="Times New Roman" w:hAnsi="Times New Roman" w:cs="Times New Roman"/>
        </w:rPr>
        <w:t>those that focus on identifying the hedonic price function (and use its derivative to find the average marginal wil</w:t>
      </w:r>
      <w:r w:rsidR="00A34492">
        <w:rPr>
          <w:rFonts w:ascii="Times New Roman" w:hAnsi="Times New Roman" w:cs="Times New Roman"/>
        </w:rPr>
        <w:t>lingness to pay in the sample).  S</w:t>
      </w:r>
      <w:r>
        <w:rPr>
          <w:rFonts w:ascii="Times New Roman" w:hAnsi="Times New Roman" w:cs="Times New Roman"/>
        </w:rPr>
        <w:t xml:space="preserve">ee, for example, </w:t>
      </w:r>
      <w:proofErr w:type="spellStart"/>
      <w:r w:rsidRPr="00FE5442">
        <w:rPr>
          <w:rFonts w:ascii="Times New Roman" w:hAnsi="Times New Roman" w:cs="Times New Roman"/>
          <w:color w:val="000000"/>
          <w:kern w:val="24"/>
        </w:rPr>
        <w:t>Palmquist</w:t>
      </w:r>
      <w:proofErr w:type="spellEnd"/>
      <w:r w:rsidRPr="00FE5442">
        <w:rPr>
          <w:rFonts w:ascii="Times New Roman" w:hAnsi="Times New Roman" w:cs="Times New Roman"/>
          <w:color w:val="000000"/>
          <w:kern w:val="24"/>
        </w:rPr>
        <w:t>, R</w:t>
      </w:r>
      <w:r>
        <w:rPr>
          <w:rFonts w:ascii="Times New Roman" w:hAnsi="Times New Roman" w:cs="Times New Roman"/>
          <w:color w:val="000000"/>
          <w:kern w:val="24"/>
        </w:rPr>
        <w:t xml:space="preserve">oka and </w:t>
      </w:r>
      <w:proofErr w:type="spellStart"/>
      <w:r>
        <w:rPr>
          <w:rFonts w:ascii="Times New Roman" w:hAnsi="Times New Roman" w:cs="Times New Roman"/>
          <w:color w:val="000000"/>
          <w:kern w:val="24"/>
        </w:rPr>
        <w:t>Vukina</w:t>
      </w:r>
      <w:proofErr w:type="spellEnd"/>
      <w:r>
        <w:rPr>
          <w:rFonts w:ascii="Times New Roman" w:hAnsi="Times New Roman" w:cs="Times New Roman"/>
          <w:color w:val="000000"/>
          <w:kern w:val="24"/>
        </w:rPr>
        <w:t xml:space="preserve"> (1997), Davis (2004)</w:t>
      </w:r>
      <w:r>
        <w:rPr>
          <w:rFonts w:eastAsia="Times New Roman" w:cs="Times New Roman"/>
          <w:color w:val="8C73D0"/>
        </w:rPr>
        <w:t xml:space="preserve">, </w:t>
      </w:r>
      <w:r w:rsidRPr="00FE5442">
        <w:rPr>
          <w:rFonts w:ascii="Times New Roman" w:hAnsi="Times New Roman" w:cs="Times New Roman"/>
          <w:color w:val="000000"/>
          <w:kern w:val="24"/>
        </w:rPr>
        <w:t>Greenstone and G</w:t>
      </w:r>
      <w:r>
        <w:rPr>
          <w:rFonts w:ascii="Times New Roman" w:hAnsi="Times New Roman" w:cs="Times New Roman"/>
          <w:color w:val="000000"/>
          <w:kern w:val="24"/>
        </w:rPr>
        <w:t xml:space="preserve">allagher (2008), </w:t>
      </w:r>
      <w:r w:rsidRPr="00FE5442">
        <w:rPr>
          <w:rFonts w:ascii="Times New Roman" w:hAnsi="Times New Roman" w:cs="Times New Roman"/>
          <w:color w:val="000000"/>
          <w:kern w:val="24"/>
        </w:rPr>
        <w:t>Linden a</w:t>
      </w:r>
      <w:r>
        <w:rPr>
          <w:rFonts w:ascii="Times New Roman" w:hAnsi="Times New Roman" w:cs="Times New Roman"/>
          <w:color w:val="000000"/>
          <w:kern w:val="24"/>
        </w:rPr>
        <w:t xml:space="preserve">nd </w:t>
      </w:r>
      <w:proofErr w:type="spellStart"/>
      <w:r>
        <w:rPr>
          <w:rFonts w:ascii="Times New Roman" w:hAnsi="Times New Roman" w:cs="Times New Roman"/>
          <w:color w:val="000000"/>
          <w:kern w:val="24"/>
        </w:rPr>
        <w:t>Rockoff</w:t>
      </w:r>
      <w:proofErr w:type="spellEnd"/>
      <w:r>
        <w:rPr>
          <w:rFonts w:ascii="Times New Roman" w:hAnsi="Times New Roman" w:cs="Times New Roman"/>
          <w:color w:val="000000"/>
          <w:kern w:val="24"/>
        </w:rPr>
        <w:t xml:space="preserve"> (2008), Pope (2008), Davis (2011), </w:t>
      </w:r>
      <w:proofErr w:type="spellStart"/>
      <w:r w:rsidR="006235DC">
        <w:rPr>
          <w:rFonts w:ascii="Times New Roman" w:hAnsi="Times New Roman" w:cs="Times New Roman"/>
          <w:color w:val="000000"/>
          <w:kern w:val="24"/>
        </w:rPr>
        <w:t>Zabel</w:t>
      </w:r>
      <w:proofErr w:type="spellEnd"/>
      <w:r w:rsidR="006235DC">
        <w:rPr>
          <w:rFonts w:ascii="Times New Roman" w:hAnsi="Times New Roman" w:cs="Times New Roman"/>
          <w:color w:val="000000"/>
          <w:kern w:val="24"/>
        </w:rPr>
        <w:t xml:space="preserve"> and </w:t>
      </w:r>
      <w:proofErr w:type="spellStart"/>
      <w:r>
        <w:rPr>
          <w:rFonts w:ascii="Times New Roman" w:hAnsi="Times New Roman" w:cs="Times New Roman"/>
          <w:color w:val="000000"/>
          <w:kern w:val="24"/>
        </w:rPr>
        <w:t>Guignet</w:t>
      </w:r>
      <w:proofErr w:type="spellEnd"/>
      <w:r>
        <w:rPr>
          <w:rFonts w:ascii="Times New Roman" w:hAnsi="Times New Roman" w:cs="Times New Roman"/>
          <w:color w:val="000000"/>
          <w:kern w:val="24"/>
        </w:rPr>
        <w:t xml:space="preserve"> (2012), </w:t>
      </w:r>
      <w:proofErr w:type="spellStart"/>
      <w:r w:rsidRPr="00FE5442">
        <w:rPr>
          <w:rFonts w:ascii="Times New Roman" w:hAnsi="Times New Roman" w:cs="Times New Roman"/>
          <w:color w:val="000000"/>
          <w:kern w:val="24"/>
        </w:rPr>
        <w:t>Haninger</w:t>
      </w:r>
      <w:proofErr w:type="spellEnd"/>
      <w:r w:rsidRPr="00FE5442">
        <w:rPr>
          <w:rFonts w:ascii="Times New Roman" w:hAnsi="Times New Roman" w:cs="Times New Roman"/>
          <w:color w:val="000000"/>
          <w:kern w:val="24"/>
        </w:rPr>
        <w:t>, Ma,</w:t>
      </w:r>
      <w:r>
        <w:rPr>
          <w:rFonts w:ascii="Times New Roman" w:hAnsi="Times New Roman" w:cs="Times New Roman"/>
          <w:color w:val="000000"/>
          <w:kern w:val="24"/>
        </w:rPr>
        <w:t xml:space="preserve"> and Timmins (2012), </w:t>
      </w:r>
      <w:proofErr w:type="spellStart"/>
      <w:r w:rsidRPr="00FE5442">
        <w:rPr>
          <w:rFonts w:ascii="Times New Roman" w:hAnsi="Times New Roman" w:cs="Times New Roman"/>
          <w:color w:val="000000"/>
          <w:kern w:val="24"/>
        </w:rPr>
        <w:t>Gamper-Rabindran</w:t>
      </w:r>
      <w:proofErr w:type="spellEnd"/>
      <w:r w:rsidRPr="00FE5442">
        <w:rPr>
          <w:rFonts w:ascii="Times New Roman" w:hAnsi="Times New Roman" w:cs="Times New Roman"/>
          <w:color w:val="000000"/>
          <w:kern w:val="24"/>
        </w:rPr>
        <w:t xml:space="preserve"> and</w:t>
      </w:r>
      <w:r>
        <w:rPr>
          <w:rFonts w:ascii="Times New Roman" w:hAnsi="Times New Roman" w:cs="Times New Roman"/>
          <w:color w:val="000000"/>
          <w:kern w:val="24"/>
        </w:rPr>
        <w:t xml:space="preserve"> Timmins (2013)</w:t>
      </w:r>
      <w:r w:rsidR="006235DC">
        <w:rPr>
          <w:rFonts w:ascii="Times New Roman" w:hAnsi="Times New Roman" w:cs="Times New Roman"/>
          <w:color w:val="000000"/>
          <w:kern w:val="24"/>
        </w:rPr>
        <w:t xml:space="preserve">, </w:t>
      </w:r>
      <w:proofErr w:type="spellStart"/>
      <w:r w:rsidR="006235DC">
        <w:rPr>
          <w:rFonts w:ascii="Times New Roman" w:hAnsi="Times New Roman" w:cs="Times New Roman"/>
          <w:color w:val="000000"/>
          <w:kern w:val="24"/>
        </w:rPr>
        <w:t>Muehlenbachs</w:t>
      </w:r>
      <w:proofErr w:type="spellEnd"/>
      <w:r w:rsidR="006235DC">
        <w:rPr>
          <w:rFonts w:ascii="Times New Roman" w:hAnsi="Times New Roman" w:cs="Times New Roman"/>
          <w:color w:val="000000"/>
          <w:kern w:val="24"/>
        </w:rPr>
        <w:t>, Spiller and Timmins (2014)</w:t>
      </w:r>
      <w:r>
        <w:rPr>
          <w:rFonts w:ascii="Times New Roman" w:hAnsi="Times New Roman" w:cs="Times New Roman"/>
          <w:color w:val="000000"/>
          <w:kern w:val="24"/>
        </w:rPr>
        <w:t>]</w:t>
      </w:r>
      <w:r w:rsidR="00A34492">
        <w:rPr>
          <w:rFonts w:ascii="Times New Roman" w:hAnsi="Times New Roman" w:cs="Times New Roman"/>
          <w:color w:val="000000"/>
          <w:kern w:val="24"/>
        </w:rPr>
        <w:t xml:space="preserve">.  Second, there are papers that </w:t>
      </w:r>
      <w:r w:rsidRPr="00FE5442">
        <w:rPr>
          <w:rFonts w:ascii="Times New Roman" w:hAnsi="Times New Roman" w:cs="Times New Roman"/>
        </w:rPr>
        <w:t>seek to recover demand functions for attributes</w:t>
      </w:r>
      <w:r>
        <w:rPr>
          <w:rFonts w:ascii="Times New Roman" w:hAnsi="Times New Roman" w:cs="Times New Roman"/>
        </w:rPr>
        <w:t>.</w:t>
      </w:r>
      <w:r w:rsidR="00A34492">
        <w:rPr>
          <w:rFonts w:ascii="Times New Roman" w:hAnsi="Times New Roman" w:cs="Times New Roman"/>
        </w:rPr>
        <w:t xml:space="preserve">  These include </w:t>
      </w:r>
      <w:proofErr w:type="spellStart"/>
      <w:r>
        <w:rPr>
          <w:rFonts w:ascii="Times New Roman" w:hAnsi="Times New Roman" w:cs="Times New Roman"/>
        </w:rPr>
        <w:t>Ekeland</w:t>
      </w:r>
      <w:proofErr w:type="spellEnd"/>
      <w:r>
        <w:rPr>
          <w:rFonts w:ascii="Times New Roman" w:hAnsi="Times New Roman" w:cs="Times New Roman"/>
        </w:rPr>
        <w:t xml:space="preserve">, Heckman, and </w:t>
      </w:r>
      <w:proofErr w:type="spellStart"/>
      <w:r>
        <w:rPr>
          <w:rFonts w:ascii="Times New Roman" w:hAnsi="Times New Roman" w:cs="Times New Roman"/>
        </w:rPr>
        <w:t>Nesheim</w:t>
      </w:r>
      <w:proofErr w:type="spellEnd"/>
      <w:r>
        <w:rPr>
          <w:rFonts w:ascii="Times New Roman" w:hAnsi="Times New Roman" w:cs="Times New Roman"/>
        </w:rPr>
        <w:t xml:space="preserve"> (2004); Heckman, </w:t>
      </w:r>
      <w:proofErr w:type="spellStart"/>
      <w:r>
        <w:rPr>
          <w:rFonts w:ascii="Times New Roman" w:hAnsi="Times New Roman" w:cs="Times New Roman"/>
        </w:rPr>
        <w:t>Matzkin</w:t>
      </w:r>
      <w:proofErr w:type="spellEnd"/>
      <w:r>
        <w:rPr>
          <w:rFonts w:ascii="Times New Roman" w:hAnsi="Times New Roman" w:cs="Times New Roman"/>
        </w:rPr>
        <w:t xml:space="preserve">, and </w:t>
      </w:r>
      <w:proofErr w:type="spellStart"/>
      <w:r>
        <w:rPr>
          <w:rFonts w:ascii="Times New Roman" w:hAnsi="Times New Roman" w:cs="Times New Roman"/>
        </w:rPr>
        <w:t>Nesheim</w:t>
      </w:r>
      <w:proofErr w:type="spellEnd"/>
      <w:r>
        <w:rPr>
          <w:rFonts w:ascii="Times New Roman" w:hAnsi="Times New Roman" w:cs="Times New Roman"/>
        </w:rPr>
        <w:t xml:space="preserve"> (2010); </w:t>
      </w:r>
      <w:proofErr w:type="spellStart"/>
      <w:r>
        <w:rPr>
          <w:rFonts w:ascii="Times New Roman" w:hAnsi="Times New Roman" w:cs="Times New Roman"/>
        </w:rPr>
        <w:t>Bajari</w:t>
      </w:r>
      <w:proofErr w:type="spellEnd"/>
      <w:r>
        <w:rPr>
          <w:rFonts w:ascii="Times New Roman" w:hAnsi="Times New Roman" w:cs="Times New Roman"/>
        </w:rPr>
        <w:t xml:space="preserve"> and </w:t>
      </w:r>
      <w:proofErr w:type="spellStart"/>
      <w:r>
        <w:rPr>
          <w:rFonts w:ascii="Times New Roman" w:hAnsi="Times New Roman" w:cs="Times New Roman"/>
        </w:rPr>
        <w:t>Benkard</w:t>
      </w:r>
      <w:proofErr w:type="spellEnd"/>
      <w:r>
        <w:rPr>
          <w:rFonts w:ascii="Times New Roman" w:hAnsi="Times New Roman" w:cs="Times New Roman"/>
        </w:rPr>
        <w:t xml:space="preserve"> (2005); </w:t>
      </w:r>
      <w:proofErr w:type="spellStart"/>
      <w:r>
        <w:rPr>
          <w:rFonts w:ascii="Times New Roman" w:hAnsi="Times New Roman" w:cs="Times New Roman"/>
        </w:rPr>
        <w:t>Bajari</w:t>
      </w:r>
      <w:proofErr w:type="spellEnd"/>
      <w:r>
        <w:rPr>
          <w:rFonts w:ascii="Times New Roman" w:hAnsi="Times New Roman" w:cs="Times New Roman"/>
        </w:rPr>
        <w:t xml:space="preserve"> and Kahn (2005)</w:t>
      </w:r>
      <w:r w:rsidR="00A34492">
        <w:rPr>
          <w:rFonts w:ascii="Times New Roman" w:hAnsi="Times New Roman" w:cs="Times New Roman"/>
        </w:rPr>
        <w:t>; and Bishop and Timmins (2011).</w:t>
      </w:r>
    </w:p>
    <w:p w14:paraId="6099076C" w14:textId="66154D3A" w:rsidR="005E2E38" w:rsidRPr="00362F41" w:rsidRDefault="004A2418" w:rsidP="00B16AFF">
      <w:pPr>
        <w:spacing w:line="480" w:lineRule="auto"/>
        <w:ind w:firstLine="720"/>
        <w:rPr>
          <w:rFonts w:ascii="Times New Roman" w:hAnsi="Times New Roman" w:cs="Times New Roman"/>
        </w:rPr>
      </w:pPr>
      <w:r>
        <w:rPr>
          <w:rFonts w:ascii="Times New Roman" w:hAnsi="Times New Roman" w:cs="Times New Roman"/>
        </w:rPr>
        <w:t>As we will see in the following sections, sorting models</w:t>
      </w:r>
      <w:r w:rsidR="00E82B7B">
        <w:rPr>
          <w:rFonts w:ascii="Times New Roman" w:hAnsi="Times New Roman" w:cs="Times New Roman"/>
        </w:rPr>
        <w:t xml:space="preserve"> are particularly useful for dealing with a number of the shortcomings of the hedonic framework.  The following list provides some specific examples.</w:t>
      </w:r>
    </w:p>
    <w:p w14:paraId="69BE94D2" w14:textId="363F1296" w:rsidR="005E2E38" w:rsidRPr="004A2418" w:rsidRDefault="00EE061E" w:rsidP="004A2418">
      <w:pPr>
        <w:pStyle w:val="ListParagraph"/>
        <w:numPr>
          <w:ilvl w:val="0"/>
          <w:numId w:val="22"/>
        </w:numPr>
        <w:spacing w:line="480" w:lineRule="auto"/>
        <w:rPr>
          <w:rFonts w:ascii="Times New Roman" w:hAnsi="Times New Roman" w:cs="Times New Roman"/>
        </w:rPr>
      </w:pPr>
      <w:r w:rsidRPr="004A2418">
        <w:rPr>
          <w:rFonts w:ascii="Times New Roman" w:hAnsi="Times New Roman" w:cs="Times New Roman"/>
        </w:rPr>
        <w:t xml:space="preserve">Discrete Choice Set – </w:t>
      </w:r>
      <w:r w:rsidR="00E82B7B" w:rsidRPr="004A2418">
        <w:rPr>
          <w:rFonts w:ascii="Times New Roman" w:hAnsi="Times New Roman" w:cs="Times New Roman"/>
        </w:rPr>
        <w:t xml:space="preserve">The hedonic model is based on marginal conditions that are only valid when choice sets are continuous.  Sorting models typically treat geography, and hence local public goods and amenities, as discrete.  We can thus </w:t>
      </w:r>
      <w:r w:rsidR="00766B3C" w:rsidRPr="004A2418">
        <w:rPr>
          <w:rFonts w:ascii="Times New Roman" w:hAnsi="Times New Roman" w:cs="Times New Roman"/>
        </w:rPr>
        <w:t xml:space="preserve">model </w:t>
      </w:r>
      <w:r w:rsidR="00E82B7B" w:rsidRPr="004A2418">
        <w:rPr>
          <w:rFonts w:ascii="Times New Roman" w:hAnsi="Times New Roman" w:cs="Times New Roman"/>
        </w:rPr>
        <w:t>“</w:t>
      </w:r>
      <w:r w:rsidR="00766B3C" w:rsidRPr="004A2418">
        <w:rPr>
          <w:rFonts w:ascii="Times New Roman" w:hAnsi="Times New Roman" w:cs="Times New Roman"/>
        </w:rPr>
        <w:t>holes</w:t>
      </w:r>
      <w:r w:rsidR="00E82B7B" w:rsidRPr="004A2418">
        <w:rPr>
          <w:rFonts w:ascii="Times New Roman" w:hAnsi="Times New Roman" w:cs="Times New Roman"/>
        </w:rPr>
        <w:t>” in the choice set explicitly.</w:t>
      </w:r>
    </w:p>
    <w:p w14:paraId="7516A77B" w14:textId="0D513AD8" w:rsidR="00766B3C" w:rsidRPr="00FD37A1" w:rsidRDefault="00E82B7B" w:rsidP="004A2418">
      <w:pPr>
        <w:pStyle w:val="ListParagraph"/>
        <w:numPr>
          <w:ilvl w:val="0"/>
          <w:numId w:val="22"/>
        </w:numPr>
        <w:spacing w:line="480" w:lineRule="auto"/>
        <w:rPr>
          <w:rFonts w:ascii="Times New Roman" w:hAnsi="Times New Roman" w:cs="Times New Roman"/>
        </w:rPr>
      </w:pPr>
      <w:r>
        <w:rPr>
          <w:rFonts w:ascii="Times New Roman" w:hAnsi="Times New Roman" w:cs="Times New Roman"/>
        </w:rPr>
        <w:t>Endogenously Determined Local Attributes</w:t>
      </w:r>
      <w:r w:rsidR="00766B3C">
        <w:rPr>
          <w:rFonts w:ascii="Times New Roman" w:hAnsi="Times New Roman" w:cs="Times New Roman"/>
        </w:rPr>
        <w:t xml:space="preserve"> – </w:t>
      </w:r>
      <w:r>
        <w:rPr>
          <w:rFonts w:ascii="Times New Roman" w:hAnsi="Times New Roman" w:cs="Times New Roman"/>
        </w:rPr>
        <w:t xml:space="preserve">Many of the local amenities in which we are most interested are determined by the </w:t>
      </w:r>
      <w:r w:rsidR="00766B3C">
        <w:rPr>
          <w:rFonts w:ascii="Times New Roman" w:hAnsi="Times New Roman" w:cs="Times New Roman"/>
        </w:rPr>
        <w:t xml:space="preserve">sorting process </w:t>
      </w:r>
      <w:r>
        <w:rPr>
          <w:rFonts w:ascii="Times New Roman" w:hAnsi="Times New Roman" w:cs="Times New Roman"/>
        </w:rPr>
        <w:t>itself.  Fortunately, the sorting process often suggests an instrumental variables strategy that can be used to deal with such variabl</w:t>
      </w:r>
      <w:r w:rsidR="004A2418">
        <w:rPr>
          <w:rFonts w:ascii="Times New Roman" w:hAnsi="Times New Roman" w:cs="Times New Roman"/>
        </w:rPr>
        <w:t xml:space="preserve">es.  See Bayer and Timmins </w:t>
      </w:r>
      <w:r w:rsidR="004A2418">
        <w:rPr>
          <w:rFonts w:ascii="Times New Roman" w:hAnsi="Times New Roman" w:cs="Times New Roman"/>
        </w:rPr>
        <w:lastRenderedPageBreak/>
        <w:t>(2007</w:t>
      </w:r>
      <w:r>
        <w:rPr>
          <w:rFonts w:ascii="Times New Roman" w:hAnsi="Times New Roman" w:cs="Times New Roman"/>
        </w:rPr>
        <w:t>) for a description and Timmins and Murd</w:t>
      </w:r>
      <w:r w:rsidR="00EE061E">
        <w:rPr>
          <w:rFonts w:ascii="Times New Roman" w:hAnsi="Times New Roman" w:cs="Times New Roman"/>
        </w:rPr>
        <w:t>ock (2007) for an application of this idea to the measurement of congestion costs.</w:t>
      </w:r>
    </w:p>
    <w:p w14:paraId="08665AE3" w14:textId="7ADD330B" w:rsidR="00FD37A1" w:rsidRDefault="00766B3C" w:rsidP="004A2418">
      <w:pPr>
        <w:pStyle w:val="ListParagraph"/>
        <w:numPr>
          <w:ilvl w:val="0"/>
          <w:numId w:val="22"/>
        </w:numPr>
        <w:spacing w:line="480" w:lineRule="auto"/>
        <w:rPr>
          <w:rFonts w:ascii="Times New Roman" w:hAnsi="Times New Roman" w:cs="Times New Roman"/>
        </w:rPr>
      </w:pPr>
      <w:r>
        <w:rPr>
          <w:rFonts w:ascii="Times New Roman" w:hAnsi="Times New Roman" w:cs="Times New Roman"/>
        </w:rPr>
        <w:t>N</w:t>
      </w:r>
      <w:r w:rsidR="00EE061E">
        <w:rPr>
          <w:rFonts w:ascii="Times New Roman" w:hAnsi="Times New Roman" w:cs="Times New Roman"/>
        </w:rPr>
        <w:t>on-Marginal C</w:t>
      </w:r>
      <w:r w:rsidR="00FD37A1">
        <w:rPr>
          <w:rFonts w:ascii="Times New Roman" w:hAnsi="Times New Roman" w:cs="Times New Roman"/>
        </w:rPr>
        <w:t>hanges</w:t>
      </w:r>
      <w:r w:rsidR="00EE061E">
        <w:rPr>
          <w:rFonts w:ascii="Times New Roman" w:hAnsi="Times New Roman" w:cs="Times New Roman"/>
        </w:rPr>
        <w:t xml:space="preserve"> – Considering large changes in amenities, it becomes necessary to allow homeowners the possibility of re-op</w:t>
      </w:r>
      <w:r w:rsidR="004A2418">
        <w:rPr>
          <w:rFonts w:ascii="Times New Roman" w:hAnsi="Times New Roman" w:cs="Times New Roman"/>
        </w:rPr>
        <w:t>timizing.  In particular, we might expect to</w:t>
      </w:r>
      <w:r w:rsidR="00EE061E">
        <w:rPr>
          <w:rFonts w:ascii="Times New Roman" w:hAnsi="Times New Roman" w:cs="Times New Roman"/>
        </w:rPr>
        <w:t xml:space="preserve"> see an entirely new equili</w:t>
      </w:r>
      <w:r w:rsidR="004A2418">
        <w:rPr>
          <w:rFonts w:ascii="Times New Roman" w:hAnsi="Times New Roman" w:cs="Times New Roman"/>
        </w:rPr>
        <w:t xml:space="preserve">brium price function emerge, </w:t>
      </w:r>
      <w:proofErr w:type="gramStart"/>
      <w:r w:rsidR="004A2418">
        <w:rPr>
          <w:rFonts w:ascii="Times New Roman" w:hAnsi="Times New Roman" w:cs="Times New Roman"/>
        </w:rPr>
        <w:t xml:space="preserve">and </w:t>
      </w:r>
      <w:r w:rsidR="00EE061E">
        <w:rPr>
          <w:rFonts w:ascii="Times New Roman" w:hAnsi="Times New Roman" w:cs="Times New Roman"/>
        </w:rPr>
        <w:t xml:space="preserve"> home</w:t>
      </w:r>
      <w:proofErr w:type="gramEnd"/>
      <w:r w:rsidR="00EE061E">
        <w:rPr>
          <w:rFonts w:ascii="Times New Roman" w:hAnsi="Times New Roman" w:cs="Times New Roman"/>
        </w:rPr>
        <w:t xml:space="preserve">-buyers </w:t>
      </w:r>
      <w:r w:rsidR="004A2418">
        <w:rPr>
          <w:rFonts w:ascii="Times New Roman" w:hAnsi="Times New Roman" w:cs="Times New Roman"/>
        </w:rPr>
        <w:t xml:space="preserve">would </w:t>
      </w:r>
      <w:r w:rsidR="00EE061E">
        <w:rPr>
          <w:rFonts w:ascii="Times New Roman" w:hAnsi="Times New Roman" w:cs="Times New Roman"/>
        </w:rPr>
        <w:t>re-sort with respect to it.  Hedonic theory does not provide us with any way to solve for an out-of-sample equilibrium price function; by explicitly modelin</w:t>
      </w:r>
      <w:r w:rsidR="004A2418">
        <w:rPr>
          <w:rFonts w:ascii="Times New Roman" w:hAnsi="Times New Roman" w:cs="Times New Roman"/>
        </w:rPr>
        <w:t>g the sorting processes that lea</w:t>
      </w:r>
      <w:r w:rsidR="00EE061E">
        <w:rPr>
          <w:rFonts w:ascii="Times New Roman" w:hAnsi="Times New Roman" w:cs="Times New Roman"/>
        </w:rPr>
        <w:t>d</w:t>
      </w:r>
      <w:r w:rsidR="004A2418">
        <w:rPr>
          <w:rFonts w:ascii="Times New Roman" w:hAnsi="Times New Roman" w:cs="Times New Roman"/>
        </w:rPr>
        <w:t xml:space="preserve"> to equilibrium</w:t>
      </w:r>
      <w:r w:rsidR="00EE061E">
        <w:rPr>
          <w:rFonts w:ascii="Times New Roman" w:hAnsi="Times New Roman" w:cs="Times New Roman"/>
        </w:rPr>
        <w:t>, sorting models do enable us to predict new residential choice decisions and the equilibrium prices that clear the market.</w:t>
      </w:r>
      <w:r w:rsidR="00FD37A1">
        <w:rPr>
          <w:rFonts w:ascii="Times New Roman" w:hAnsi="Times New Roman" w:cs="Times New Roman"/>
        </w:rPr>
        <w:t xml:space="preserve"> (</w:t>
      </w:r>
      <w:r>
        <w:rPr>
          <w:rFonts w:ascii="Times New Roman" w:hAnsi="Times New Roman" w:cs="Times New Roman"/>
        </w:rPr>
        <w:t xml:space="preserve">Walsh 2007; </w:t>
      </w:r>
      <w:r w:rsidR="00FD37A1">
        <w:rPr>
          <w:rFonts w:ascii="Times New Roman" w:hAnsi="Times New Roman" w:cs="Times New Roman"/>
        </w:rPr>
        <w:t>Timmins and Murdock</w:t>
      </w:r>
      <w:r w:rsidR="004A2418">
        <w:rPr>
          <w:rFonts w:ascii="Times New Roman" w:hAnsi="Times New Roman" w:cs="Times New Roman"/>
        </w:rPr>
        <w:t xml:space="preserve"> 2007</w:t>
      </w:r>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2010</w:t>
      </w:r>
      <w:r w:rsidR="00FD37A1">
        <w:rPr>
          <w:rFonts w:ascii="Times New Roman" w:hAnsi="Times New Roman" w:cs="Times New Roman"/>
        </w:rPr>
        <w:t>)</w:t>
      </w:r>
    </w:p>
    <w:p w14:paraId="668294B8" w14:textId="6CD52C80" w:rsidR="00FD37A1" w:rsidRDefault="00766B3C" w:rsidP="004A2418">
      <w:pPr>
        <w:pStyle w:val="ListParagraph"/>
        <w:numPr>
          <w:ilvl w:val="0"/>
          <w:numId w:val="22"/>
        </w:numPr>
        <w:spacing w:line="480" w:lineRule="auto"/>
        <w:rPr>
          <w:rFonts w:ascii="Times New Roman" w:hAnsi="Times New Roman" w:cs="Times New Roman"/>
        </w:rPr>
      </w:pPr>
      <w:r>
        <w:rPr>
          <w:rFonts w:ascii="Times New Roman" w:hAnsi="Times New Roman" w:cs="Times New Roman"/>
        </w:rPr>
        <w:t>S</w:t>
      </w:r>
      <w:r w:rsidR="00EE061E">
        <w:rPr>
          <w:rFonts w:ascii="Times New Roman" w:hAnsi="Times New Roman" w:cs="Times New Roman"/>
        </w:rPr>
        <w:t>tickiness and F</w:t>
      </w:r>
      <w:r w:rsidR="00FD37A1">
        <w:rPr>
          <w:rFonts w:ascii="Times New Roman" w:hAnsi="Times New Roman" w:cs="Times New Roman"/>
        </w:rPr>
        <w:t>rictions</w:t>
      </w:r>
      <w:r w:rsidR="00EE061E">
        <w:rPr>
          <w:rFonts w:ascii="Times New Roman" w:hAnsi="Times New Roman" w:cs="Times New Roman"/>
        </w:rPr>
        <w:t xml:space="preserve"> – These are likely to </w:t>
      </w:r>
      <w:r w:rsidR="00FD37A1">
        <w:rPr>
          <w:rFonts w:ascii="Times New Roman" w:hAnsi="Times New Roman" w:cs="Times New Roman"/>
        </w:rPr>
        <w:t xml:space="preserve">affect </w:t>
      </w:r>
      <w:r w:rsidR="00EE061E">
        <w:rPr>
          <w:rFonts w:ascii="Times New Roman" w:hAnsi="Times New Roman" w:cs="Times New Roman"/>
        </w:rPr>
        <w:t xml:space="preserve">the </w:t>
      </w:r>
      <w:r w:rsidR="00FD37A1">
        <w:rPr>
          <w:rFonts w:ascii="Times New Roman" w:hAnsi="Times New Roman" w:cs="Times New Roman"/>
        </w:rPr>
        <w:t xml:space="preserve">formation of </w:t>
      </w:r>
      <w:r w:rsidR="00EE061E">
        <w:rPr>
          <w:rFonts w:ascii="Times New Roman" w:hAnsi="Times New Roman" w:cs="Times New Roman"/>
        </w:rPr>
        <w:t xml:space="preserve">the </w:t>
      </w:r>
      <w:r w:rsidR="00FD37A1">
        <w:rPr>
          <w:rFonts w:ascii="Times New Roman" w:hAnsi="Times New Roman" w:cs="Times New Roman"/>
        </w:rPr>
        <w:t>equilibrium</w:t>
      </w:r>
      <w:r w:rsidR="00EE061E">
        <w:rPr>
          <w:rFonts w:ascii="Times New Roman" w:hAnsi="Times New Roman" w:cs="Times New Roman"/>
        </w:rPr>
        <w:t xml:space="preserve"> used by hedonics for estimation.</w:t>
      </w:r>
      <w:r>
        <w:rPr>
          <w:rFonts w:ascii="Times New Roman" w:hAnsi="Times New Roman" w:cs="Times New Roman"/>
        </w:rPr>
        <w:t xml:space="preserve">  By focusing on the sorting process rather than the equilibrium outcome, it is easy to model stickiness in the process that leads to equilibri</w:t>
      </w:r>
      <w:r w:rsidR="004A2418">
        <w:rPr>
          <w:rFonts w:ascii="Times New Roman" w:hAnsi="Times New Roman" w:cs="Times New Roman"/>
        </w:rPr>
        <w:t xml:space="preserve">um. (Bayer, </w:t>
      </w:r>
      <w:proofErr w:type="spellStart"/>
      <w:r w:rsidR="004A2418">
        <w:rPr>
          <w:rFonts w:ascii="Times New Roman" w:hAnsi="Times New Roman" w:cs="Times New Roman"/>
        </w:rPr>
        <w:t>Keohane</w:t>
      </w:r>
      <w:proofErr w:type="spellEnd"/>
      <w:r w:rsidR="004A2418">
        <w:rPr>
          <w:rFonts w:ascii="Times New Roman" w:hAnsi="Times New Roman" w:cs="Times New Roman"/>
        </w:rPr>
        <w:t xml:space="preserve"> and Timmins</w:t>
      </w:r>
      <w:r>
        <w:rPr>
          <w:rFonts w:ascii="Times New Roman" w:hAnsi="Times New Roman" w:cs="Times New Roman"/>
        </w:rPr>
        <w:t xml:space="preserve"> 2009)</w:t>
      </w:r>
    </w:p>
    <w:p w14:paraId="799C533B" w14:textId="4792E925" w:rsidR="00FD37A1" w:rsidRPr="00FD37A1" w:rsidRDefault="00EE061E" w:rsidP="004A2418">
      <w:pPr>
        <w:pStyle w:val="ListParagraph"/>
        <w:numPr>
          <w:ilvl w:val="0"/>
          <w:numId w:val="22"/>
        </w:numPr>
        <w:spacing w:line="480" w:lineRule="auto"/>
        <w:rPr>
          <w:rFonts w:ascii="Times New Roman" w:hAnsi="Times New Roman" w:cs="Times New Roman"/>
        </w:rPr>
      </w:pPr>
      <w:r>
        <w:rPr>
          <w:rFonts w:ascii="Times New Roman" w:hAnsi="Times New Roman" w:cs="Times New Roman"/>
        </w:rPr>
        <w:t xml:space="preserve">Moving Costs and Forward-Looking Behavior – Once individuals face moving costs, they will not want to re-optimize in every period and will hence think about the future implications of the current residential decisions; in particular, how will amenities and house values evolve in the future.  </w:t>
      </w:r>
      <w:r w:rsidR="00C53CD5">
        <w:rPr>
          <w:rFonts w:ascii="Times New Roman" w:hAnsi="Times New Roman" w:cs="Times New Roman"/>
        </w:rPr>
        <w:t>In s</w:t>
      </w:r>
      <w:r>
        <w:rPr>
          <w:rFonts w:ascii="Times New Roman" w:hAnsi="Times New Roman" w:cs="Times New Roman"/>
        </w:rPr>
        <w:t>orting models</w:t>
      </w:r>
      <w:r w:rsidR="004A2418">
        <w:rPr>
          <w:rFonts w:ascii="Times New Roman" w:hAnsi="Times New Roman" w:cs="Times New Roman"/>
        </w:rPr>
        <w:t>,</w:t>
      </w:r>
      <w:r>
        <w:rPr>
          <w:rFonts w:ascii="Times New Roman" w:hAnsi="Times New Roman" w:cs="Times New Roman"/>
        </w:rPr>
        <w:t xml:space="preserve"> </w:t>
      </w:r>
      <w:r w:rsidR="00C53CD5">
        <w:rPr>
          <w:rFonts w:ascii="Times New Roman" w:hAnsi="Times New Roman" w:cs="Times New Roman"/>
        </w:rPr>
        <w:t xml:space="preserve">we can </w:t>
      </w:r>
      <w:r>
        <w:rPr>
          <w:rFonts w:ascii="Times New Roman" w:hAnsi="Times New Roman" w:cs="Times New Roman"/>
        </w:rPr>
        <w:t>build forward looking expectations directly into the residential decision-making process (Bayer, McMillan, Murphy and Timmins 2011).</w:t>
      </w:r>
    </w:p>
    <w:p w14:paraId="3E5EE3EC" w14:textId="77777777" w:rsidR="00EE061E" w:rsidRPr="00362F41" w:rsidRDefault="00EE061E" w:rsidP="00362F41">
      <w:pPr>
        <w:spacing w:line="480" w:lineRule="auto"/>
        <w:rPr>
          <w:rFonts w:ascii="Times New Roman" w:hAnsi="Times New Roman" w:cs="Times New Roman"/>
        </w:rPr>
      </w:pPr>
    </w:p>
    <w:p w14:paraId="57B0C4E9" w14:textId="451D0423" w:rsidR="005755DA" w:rsidRPr="00B16AFF" w:rsidRDefault="007754E8" w:rsidP="00362F41">
      <w:pPr>
        <w:spacing w:line="480" w:lineRule="auto"/>
        <w:rPr>
          <w:rFonts w:ascii="Times New Roman" w:hAnsi="Times New Roman" w:cs="Times New Roman"/>
          <w:smallCaps/>
        </w:rPr>
      </w:pPr>
      <w:r>
        <w:rPr>
          <w:rFonts w:ascii="Times New Roman" w:hAnsi="Times New Roman" w:cs="Times New Roman"/>
          <w:smallCaps/>
        </w:rPr>
        <w:lastRenderedPageBreak/>
        <w:t>3</w:t>
      </w:r>
      <w:r w:rsidR="0042027D" w:rsidRPr="00B16AFF">
        <w:rPr>
          <w:rFonts w:ascii="Times New Roman" w:hAnsi="Times New Roman" w:cs="Times New Roman"/>
          <w:smallCaps/>
        </w:rPr>
        <w:t xml:space="preserve">. </w:t>
      </w:r>
      <w:r w:rsidR="00B16AFF" w:rsidRPr="00B16AFF">
        <w:rPr>
          <w:rFonts w:ascii="Times New Roman" w:hAnsi="Times New Roman" w:cs="Times New Roman"/>
          <w:smallCaps/>
        </w:rPr>
        <w:t>Sorting Models</w:t>
      </w:r>
    </w:p>
    <w:p w14:paraId="75ED2FE3" w14:textId="5021CA1E" w:rsidR="005755DA" w:rsidRPr="00362F41" w:rsidRDefault="006D21E3" w:rsidP="000D0A1E">
      <w:pPr>
        <w:spacing w:line="480" w:lineRule="auto"/>
        <w:ind w:firstLine="720"/>
        <w:rPr>
          <w:rFonts w:ascii="Times New Roman" w:hAnsi="Times New Roman" w:cs="Times New Roman"/>
        </w:rPr>
      </w:pPr>
      <w:r>
        <w:rPr>
          <w:rFonts w:ascii="Times New Roman" w:hAnsi="Times New Roman" w:cs="Times New Roman"/>
        </w:rPr>
        <w:t>In this section, we l</w:t>
      </w:r>
      <w:r w:rsidR="005755DA" w:rsidRPr="00362F41">
        <w:rPr>
          <w:rFonts w:ascii="Times New Roman" w:hAnsi="Times New Roman" w:cs="Times New Roman"/>
        </w:rPr>
        <w:t xml:space="preserve">ay out basic assumptions that underlie the sorting model framework.  Many of these </w:t>
      </w:r>
      <w:r w:rsidR="007754E8">
        <w:rPr>
          <w:rFonts w:ascii="Times New Roman" w:hAnsi="Times New Roman" w:cs="Times New Roman"/>
        </w:rPr>
        <w:t xml:space="preserve">assumptions </w:t>
      </w:r>
      <w:r w:rsidR="005755DA" w:rsidRPr="00362F41">
        <w:rPr>
          <w:rFonts w:ascii="Times New Roman" w:hAnsi="Times New Roman" w:cs="Times New Roman"/>
        </w:rPr>
        <w:t xml:space="preserve">are unrealistic, and relaxing them has been the subject of recent </w:t>
      </w:r>
      <w:r w:rsidR="00831180">
        <w:rPr>
          <w:rFonts w:ascii="Times New Roman" w:hAnsi="Times New Roman" w:cs="Times New Roman"/>
        </w:rPr>
        <w:t xml:space="preserve">research and will </w:t>
      </w:r>
      <w:r w:rsidR="005755DA" w:rsidRPr="00362F41">
        <w:rPr>
          <w:rFonts w:ascii="Times New Roman" w:hAnsi="Times New Roman" w:cs="Times New Roman"/>
        </w:rPr>
        <w:t>be a foc</w:t>
      </w:r>
      <w:r w:rsidR="007754E8">
        <w:rPr>
          <w:rFonts w:ascii="Times New Roman" w:hAnsi="Times New Roman" w:cs="Times New Roman"/>
        </w:rPr>
        <w:t xml:space="preserve">us of our efforts under </w:t>
      </w:r>
      <w:proofErr w:type="spellStart"/>
      <w:r w:rsidR="007754E8">
        <w:rPr>
          <w:rFonts w:ascii="Times New Roman" w:hAnsi="Times New Roman" w:cs="Times New Roman"/>
        </w:rPr>
        <w:t>AQMe</w:t>
      </w:r>
      <w:r w:rsidR="00766B3C">
        <w:rPr>
          <w:rFonts w:ascii="Times New Roman" w:hAnsi="Times New Roman" w:cs="Times New Roman"/>
        </w:rPr>
        <w:t>N</w:t>
      </w:r>
      <w:proofErr w:type="spellEnd"/>
      <w:r w:rsidR="00766B3C">
        <w:rPr>
          <w:rFonts w:ascii="Times New Roman" w:hAnsi="Times New Roman" w:cs="Times New Roman"/>
        </w:rPr>
        <w:t>.</w:t>
      </w:r>
      <w:r w:rsidR="007754E8">
        <w:rPr>
          <w:rFonts w:ascii="Times New Roman" w:hAnsi="Times New Roman" w:cs="Times New Roman"/>
        </w:rPr>
        <w:t xml:space="preserve">  </w:t>
      </w:r>
      <w:r w:rsidR="000D0A1E">
        <w:rPr>
          <w:rFonts w:ascii="Times New Roman" w:hAnsi="Times New Roman" w:cs="Times New Roman"/>
        </w:rPr>
        <w:t xml:space="preserve">First, </w:t>
      </w:r>
      <w:r w:rsidR="007754E8">
        <w:rPr>
          <w:rFonts w:ascii="Times New Roman" w:hAnsi="Times New Roman" w:cs="Times New Roman"/>
        </w:rPr>
        <w:t xml:space="preserve">sorting models assume that </w:t>
      </w:r>
      <w:r w:rsidR="000D0A1E">
        <w:rPr>
          <w:rFonts w:ascii="Times New Roman" w:hAnsi="Times New Roman" w:cs="Times New Roman"/>
        </w:rPr>
        <w:t>t</w:t>
      </w:r>
      <w:r w:rsidR="005755DA" w:rsidRPr="00362F41">
        <w:rPr>
          <w:rFonts w:ascii="Times New Roman" w:hAnsi="Times New Roman" w:cs="Times New Roman"/>
        </w:rPr>
        <w:t xml:space="preserve">he amount and character of housing and public goods varies across an urban landscape, and each household selects its preferred bundle of public and private goods given its income and the vector </w:t>
      </w:r>
      <w:r w:rsidR="00C53CD5">
        <w:rPr>
          <w:rFonts w:ascii="Times New Roman" w:hAnsi="Times New Roman" w:cs="Times New Roman"/>
        </w:rPr>
        <w:t xml:space="preserve">of </w:t>
      </w:r>
      <w:r w:rsidR="005755DA" w:rsidRPr="00362F41">
        <w:rPr>
          <w:rFonts w:ascii="Times New Roman" w:hAnsi="Times New Roman" w:cs="Times New Roman"/>
        </w:rPr>
        <w:t>relative prices.</w:t>
      </w:r>
      <w:r w:rsidR="000D0A1E">
        <w:rPr>
          <w:rFonts w:ascii="Times New Roman" w:hAnsi="Times New Roman" w:cs="Times New Roman"/>
        </w:rPr>
        <w:t xml:space="preserve">  In this sense, sorting models (like hedonic models) follow in the footsteps of </w:t>
      </w:r>
      <w:proofErr w:type="spellStart"/>
      <w:r w:rsidR="000D0A1E">
        <w:rPr>
          <w:rFonts w:ascii="Times New Roman" w:hAnsi="Times New Roman" w:cs="Times New Roman"/>
        </w:rPr>
        <w:t>Tiebout</w:t>
      </w:r>
      <w:proofErr w:type="spellEnd"/>
      <w:r w:rsidR="000D0A1E">
        <w:rPr>
          <w:rFonts w:ascii="Times New Roman" w:hAnsi="Times New Roman" w:cs="Times New Roman"/>
        </w:rPr>
        <w:t xml:space="preserve"> (1956).  </w:t>
      </w:r>
      <w:r w:rsidR="000D0A1E" w:rsidRPr="00362F41">
        <w:rPr>
          <w:rFonts w:ascii="Times New Roman" w:hAnsi="Times New Roman" w:cs="Times New Roman"/>
        </w:rPr>
        <w:t>Every household pays for its location choi</w:t>
      </w:r>
      <w:r w:rsidR="000D0A1E">
        <w:rPr>
          <w:rFonts w:ascii="Times New Roman" w:hAnsi="Times New Roman" w:cs="Times New Roman"/>
        </w:rPr>
        <w:t>ce through the price of housing and (depending upon the context) commuting costs and labor market returns.</w:t>
      </w:r>
    </w:p>
    <w:p w14:paraId="4CFA121D" w14:textId="4277D89D" w:rsidR="00DF08A4" w:rsidRDefault="000D0A1E" w:rsidP="00CC74BC">
      <w:pPr>
        <w:spacing w:line="480" w:lineRule="auto"/>
        <w:ind w:firstLine="720"/>
        <w:rPr>
          <w:rFonts w:ascii="Times New Roman" w:hAnsi="Times New Roman" w:cs="Times New Roman"/>
        </w:rPr>
      </w:pPr>
      <w:r>
        <w:rPr>
          <w:rFonts w:ascii="Times New Roman" w:hAnsi="Times New Roman" w:cs="Times New Roman"/>
        </w:rPr>
        <w:t xml:space="preserve">Second, </w:t>
      </w:r>
      <w:r w:rsidR="00DF08A4" w:rsidRPr="00362F41">
        <w:rPr>
          <w:rFonts w:ascii="Times New Roman" w:hAnsi="Times New Roman" w:cs="Times New Roman"/>
        </w:rPr>
        <w:t xml:space="preserve">the </w:t>
      </w:r>
      <w:r>
        <w:rPr>
          <w:rFonts w:ascii="Times New Roman" w:hAnsi="Times New Roman" w:cs="Times New Roman"/>
        </w:rPr>
        <w:t xml:space="preserve">sorting </w:t>
      </w:r>
      <w:r w:rsidR="00DF08A4" w:rsidRPr="00362F41">
        <w:rPr>
          <w:rFonts w:ascii="Times New Roman" w:hAnsi="Times New Roman" w:cs="Times New Roman"/>
        </w:rPr>
        <w:t xml:space="preserve">literature has </w:t>
      </w:r>
      <w:r>
        <w:rPr>
          <w:rFonts w:ascii="Times New Roman" w:hAnsi="Times New Roman" w:cs="Times New Roman"/>
        </w:rPr>
        <w:t xml:space="preserve">been primarily </w:t>
      </w:r>
      <w:r w:rsidR="00DF08A4" w:rsidRPr="00362F41">
        <w:rPr>
          <w:rFonts w:ascii="Times New Roman" w:hAnsi="Times New Roman" w:cs="Times New Roman"/>
        </w:rPr>
        <w:t>focused on the demand-side of the housing market; land developers are not explicitly represented</w:t>
      </w:r>
      <w:r w:rsidR="00362F41" w:rsidRPr="00362F41">
        <w:rPr>
          <w:rFonts w:ascii="Times New Roman" w:hAnsi="Times New Roman" w:cs="Times New Roman"/>
        </w:rPr>
        <w:t>.</w:t>
      </w:r>
      <w:r w:rsidR="00362F41" w:rsidRPr="00362F41">
        <w:rPr>
          <w:rStyle w:val="FootnoteReference"/>
          <w:rFonts w:ascii="Times New Roman" w:hAnsi="Times New Roman" w:cs="Times New Roman"/>
        </w:rPr>
        <w:footnoteReference w:id="3"/>
      </w:r>
      <w:r w:rsidR="00362F41" w:rsidRPr="00362F41">
        <w:rPr>
          <w:rFonts w:ascii="Times New Roman" w:hAnsi="Times New Roman" w:cs="Times New Roman"/>
        </w:rPr>
        <w:t xml:space="preserve">  Instead, housing supply is usually treated as fixed or represented in a way that allows for simple calibration, such as using a constan</w:t>
      </w:r>
      <w:r w:rsidR="007754E8">
        <w:rPr>
          <w:rFonts w:ascii="Times New Roman" w:hAnsi="Times New Roman" w:cs="Times New Roman"/>
        </w:rPr>
        <w:t>t elasticity of supply function</w:t>
      </w:r>
      <w:r w:rsidR="00831180">
        <w:rPr>
          <w:rFonts w:ascii="Times New Roman" w:hAnsi="Times New Roman" w:cs="Times New Roman"/>
        </w:rPr>
        <w:t>, p</w:t>
      </w:r>
      <w:r w:rsidR="007754E8">
        <w:rPr>
          <w:rFonts w:ascii="Times New Roman" w:hAnsi="Times New Roman" w:cs="Times New Roman"/>
        </w:rPr>
        <w:t>erfectly inelastic supply,</w:t>
      </w:r>
      <w:r w:rsidR="00831180">
        <w:rPr>
          <w:rFonts w:ascii="Times New Roman" w:hAnsi="Times New Roman" w:cs="Times New Roman"/>
        </w:rPr>
        <w:t xml:space="preserve"> o</w:t>
      </w:r>
      <w:r w:rsidR="007754E8">
        <w:rPr>
          <w:rFonts w:ascii="Times New Roman" w:hAnsi="Times New Roman" w:cs="Times New Roman"/>
        </w:rPr>
        <w:t>r perfectly elastic supply</w:t>
      </w:r>
      <w:r w:rsidR="00831180">
        <w:rPr>
          <w:rFonts w:ascii="Times New Roman" w:hAnsi="Times New Roman" w:cs="Times New Roman"/>
        </w:rPr>
        <w:t>.</w:t>
      </w:r>
    </w:p>
    <w:p w14:paraId="33B09113" w14:textId="411B4E88" w:rsidR="000D0A1E" w:rsidRPr="00362F41" w:rsidRDefault="000D0A1E" w:rsidP="000D0A1E">
      <w:pPr>
        <w:spacing w:line="480" w:lineRule="auto"/>
        <w:ind w:firstLine="720"/>
        <w:rPr>
          <w:rFonts w:ascii="Times New Roman" w:hAnsi="Times New Roman" w:cs="Times New Roman"/>
        </w:rPr>
      </w:pPr>
      <w:r>
        <w:rPr>
          <w:rFonts w:ascii="Times New Roman" w:hAnsi="Times New Roman" w:cs="Times New Roman"/>
        </w:rPr>
        <w:t>Third, sorting models typically assume that all households have perfect information about every aspect of the housing market.  There have been recen</w:t>
      </w:r>
      <w:r w:rsidR="00831180">
        <w:rPr>
          <w:rFonts w:ascii="Times New Roman" w:hAnsi="Times New Roman" w:cs="Times New Roman"/>
        </w:rPr>
        <w:t>t exceptions to this assumption,</w:t>
      </w:r>
      <w:r w:rsidR="00831180">
        <w:rPr>
          <w:rStyle w:val="FootnoteReference"/>
          <w:rFonts w:ascii="Times New Roman" w:hAnsi="Times New Roman" w:cs="Times New Roman"/>
        </w:rPr>
        <w:footnoteReference w:id="4"/>
      </w:r>
      <w:r w:rsidR="00831180">
        <w:rPr>
          <w:rFonts w:ascii="Times New Roman" w:hAnsi="Times New Roman" w:cs="Times New Roman"/>
        </w:rPr>
        <w:t xml:space="preserve"> </w:t>
      </w:r>
      <w:r>
        <w:rPr>
          <w:rFonts w:ascii="Times New Roman" w:hAnsi="Times New Roman" w:cs="Times New Roman"/>
        </w:rPr>
        <w:t>and we propose one research project below that looks to directly test this assumption.  Finally, sorting models typically assume that households do not face constraints in the form of outright discrimination or “red-lining” in their choice of housing unit.</w:t>
      </w:r>
    </w:p>
    <w:p w14:paraId="49CC8751" w14:textId="4C1C887F" w:rsidR="005755DA" w:rsidRPr="00362F41" w:rsidRDefault="000D0A1E" w:rsidP="00CC74BC">
      <w:pPr>
        <w:spacing w:line="480" w:lineRule="auto"/>
        <w:ind w:firstLine="720"/>
        <w:rPr>
          <w:rFonts w:ascii="Times New Roman" w:hAnsi="Times New Roman" w:cs="Times New Roman"/>
        </w:rPr>
      </w:pPr>
      <w:r>
        <w:rPr>
          <w:rFonts w:ascii="Times New Roman" w:hAnsi="Times New Roman" w:cs="Times New Roman"/>
        </w:rPr>
        <w:lastRenderedPageBreak/>
        <w:t>Begin by assuming that</w:t>
      </w:r>
      <w:r w:rsidR="005755DA" w:rsidRPr="00362F41">
        <w:rPr>
          <w:rFonts w:ascii="Times New Roman" w:hAnsi="Times New Roman" w:cs="Times New Roman"/>
        </w:rPr>
        <w:t xml:space="preserve"> the urban landscape consists of </w:t>
      </w:r>
      <w:r w:rsidR="005755DA" w:rsidRPr="00766B3C">
        <w:rPr>
          <w:rFonts w:ascii="Times New Roman" w:hAnsi="Times New Roman" w:cs="Times New Roman"/>
          <w:i/>
        </w:rPr>
        <w:t>n</w:t>
      </w:r>
      <w:r w:rsidR="005755DA" w:rsidRPr="00362F41">
        <w:rPr>
          <w:rFonts w:ascii="Times New Roman" w:hAnsi="Times New Roman" w:cs="Times New Roman"/>
        </w:rPr>
        <w:t xml:space="preserve"> = 1, 2</w:t>
      </w:r>
      <w:proofErr w:type="gramStart"/>
      <w:r w:rsidR="005755DA" w:rsidRPr="00362F41">
        <w:rPr>
          <w:rFonts w:ascii="Times New Roman" w:hAnsi="Times New Roman" w:cs="Times New Roman"/>
        </w:rPr>
        <w:t>, …,</w:t>
      </w:r>
      <w:proofErr w:type="gramEnd"/>
      <w:r w:rsidR="005755DA" w:rsidRPr="00362F41">
        <w:rPr>
          <w:rFonts w:ascii="Times New Roman" w:hAnsi="Times New Roman" w:cs="Times New Roman"/>
        </w:rPr>
        <w:t xml:space="preserve"> N houses that can be divided into communities </w:t>
      </w:r>
      <w:r w:rsidR="005755DA" w:rsidRPr="00766B3C">
        <w:rPr>
          <w:rFonts w:ascii="Times New Roman" w:hAnsi="Times New Roman" w:cs="Times New Roman"/>
          <w:i/>
        </w:rPr>
        <w:t>j</w:t>
      </w:r>
      <w:r w:rsidR="005755DA" w:rsidRPr="00362F41">
        <w:rPr>
          <w:rFonts w:ascii="Times New Roman" w:hAnsi="Times New Roman" w:cs="Times New Roman"/>
        </w:rPr>
        <w:t xml:space="preserve"> = 1, 2, …, J.  Each house is described by a vector of housing characteristics and amenities.  </w:t>
      </w:r>
      <w:r w:rsidR="00C4130E">
        <w:rPr>
          <w:rFonts w:ascii="Times New Roman" w:hAnsi="Times New Roman" w:cs="Times New Roman"/>
          <w:position w:val="-12"/>
        </w:rPr>
        <w:pict w14:anchorId="3837A61E">
          <v:shape id="_x0000_i1033" type="#_x0000_t75" style="width:13.25pt;height:19pt">
            <v:imagedata r:id="rId19" o:title=""/>
          </v:shape>
        </w:pict>
      </w:r>
      <w:r w:rsidR="005755DA" w:rsidRPr="00362F41">
        <w:rPr>
          <w:rFonts w:ascii="Times New Roman" w:hAnsi="Times New Roman" w:cs="Times New Roman"/>
        </w:rPr>
        <w:t xml:space="preserve"> </w:t>
      </w:r>
      <w:proofErr w:type="gramStart"/>
      <w:r w:rsidR="005755DA" w:rsidRPr="00362F41">
        <w:rPr>
          <w:rFonts w:ascii="Times New Roman" w:hAnsi="Times New Roman" w:cs="Times New Roman"/>
        </w:rPr>
        <w:t>is</w:t>
      </w:r>
      <w:proofErr w:type="gramEnd"/>
      <w:r w:rsidR="005755DA" w:rsidRPr="00362F41">
        <w:rPr>
          <w:rFonts w:ascii="Times New Roman" w:hAnsi="Times New Roman" w:cs="Times New Roman"/>
        </w:rPr>
        <w:t xml:space="preserve"> a vector of structural characteristics that fully describe the private good component of house </w:t>
      </w:r>
      <w:r w:rsidR="005755DA" w:rsidRPr="00766B3C">
        <w:rPr>
          <w:rFonts w:ascii="Times New Roman" w:hAnsi="Times New Roman" w:cs="Times New Roman"/>
          <w:i/>
        </w:rPr>
        <w:t>n</w:t>
      </w:r>
      <w:r w:rsidR="005755DA" w:rsidRPr="00362F41">
        <w:rPr>
          <w:rFonts w:ascii="Times New Roman" w:hAnsi="Times New Roman" w:cs="Times New Roman"/>
        </w:rPr>
        <w:t xml:space="preserve">.  </w:t>
      </w:r>
      <w:proofErr w:type="spellStart"/>
      <w:proofErr w:type="gramStart"/>
      <w:r w:rsidR="00413DD7">
        <w:rPr>
          <w:rFonts w:ascii="Times New Roman" w:hAnsi="Times New Roman" w:cs="Times New Roman"/>
          <w:i/>
        </w:rPr>
        <w:t>g</w:t>
      </w:r>
      <w:r w:rsidRPr="000D0A1E">
        <w:rPr>
          <w:rFonts w:ascii="Times New Roman" w:hAnsi="Times New Roman" w:cs="Times New Roman"/>
          <w:i/>
          <w:vertAlign w:val="subscript"/>
        </w:rPr>
        <w:t>j</w:t>
      </w:r>
      <w:proofErr w:type="spellEnd"/>
      <w:proofErr w:type="gramEnd"/>
      <w:r>
        <w:rPr>
          <w:rFonts w:ascii="Times New Roman" w:hAnsi="Times New Roman" w:cs="Times New Roman"/>
        </w:rPr>
        <w:t xml:space="preserve"> denotes a vector of neighborhood attributes conveyed to every household in community </w:t>
      </w:r>
      <w:r w:rsidRPr="000D0A1E">
        <w:rPr>
          <w:rFonts w:ascii="Times New Roman" w:hAnsi="Times New Roman" w:cs="Times New Roman"/>
          <w:i/>
        </w:rPr>
        <w:t>j</w:t>
      </w:r>
      <w:r>
        <w:rPr>
          <w:rFonts w:ascii="Times New Roman" w:hAnsi="Times New Roman" w:cs="Times New Roman"/>
        </w:rPr>
        <w:t>.</w:t>
      </w:r>
      <w:r w:rsidR="005755DA" w:rsidRPr="00362F41">
        <w:rPr>
          <w:rFonts w:ascii="Times New Roman" w:hAnsi="Times New Roman" w:cs="Times New Roman"/>
        </w:rPr>
        <w:t xml:space="preserve">  A household’s utility depends upon the characteristics of housing and amenities at its location an</w:t>
      </w:r>
      <w:r w:rsidR="00362F41" w:rsidRPr="00362F41">
        <w:rPr>
          <w:rFonts w:ascii="Times New Roman" w:hAnsi="Times New Roman" w:cs="Times New Roman"/>
        </w:rPr>
        <w:t>d on its consumption of</w:t>
      </w:r>
      <w:r w:rsidR="005755DA" w:rsidRPr="00362F41">
        <w:rPr>
          <w:rFonts w:ascii="Times New Roman" w:hAnsi="Times New Roman" w:cs="Times New Roman"/>
        </w:rPr>
        <w:t xml:space="preserve"> a composite </w:t>
      </w:r>
      <w:proofErr w:type="spellStart"/>
      <w:r w:rsidR="005755DA" w:rsidRPr="00362F41">
        <w:rPr>
          <w:rFonts w:ascii="Times New Roman" w:hAnsi="Times New Roman" w:cs="Times New Roman"/>
        </w:rPr>
        <w:t>numeraire</w:t>
      </w:r>
      <w:proofErr w:type="spellEnd"/>
      <w:r w:rsidR="005755DA" w:rsidRPr="00362F41">
        <w:rPr>
          <w:rFonts w:ascii="Times New Roman" w:hAnsi="Times New Roman" w:cs="Times New Roman"/>
        </w:rPr>
        <w:t xml:space="preserve"> private good</w:t>
      </w:r>
      <w:proofErr w:type="gramStart"/>
      <w:r w:rsidR="005755DA" w:rsidRPr="00362F41">
        <w:rPr>
          <w:rFonts w:ascii="Times New Roman" w:hAnsi="Times New Roman" w:cs="Times New Roman"/>
        </w:rPr>
        <w:t xml:space="preserve">, </w:t>
      </w:r>
      <w:proofErr w:type="gramEnd"/>
      <w:r w:rsidR="00C4130E">
        <w:rPr>
          <w:rFonts w:ascii="Times New Roman" w:hAnsi="Times New Roman" w:cs="Times New Roman"/>
          <w:position w:val="-4"/>
        </w:rPr>
        <w:pict w14:anchorId="084479BA">
          <v:shape id="_x0000_i1034" type="#_x0000_t75" style="width:8.65pt;height:13.25pt">
            <v:imagedata r:id="rId20" o:title=""/>
          </v:shape>
        </w:pict>
      </w:r>
      <w:r w:rsidR="005755DA" w:rsidRPr="00362F41">
        <w:rPr>
          <w:rFonts w:ascii="Times New Roman" w:hAnsi="Times New Roman" w:cs="Times New Roman"/>
        </w:rPr>
        <w:t xml:space="preserve">.  Households, indexed by </w:t>
      </w:r>
      <w:proofErr w:type="spellStart"/>
      <w:r w:rsidR="005755DA" w:rsidRPr="00766B3C">
        <w:rPr>
          <w:rFonts w:ascii="Times New Roman" w:hAnsi="Times New Roman" w:cs="Times New Roman"/>
          <w:i/>
        </w:rPr>
        <w:t>i</w:t>
      </w:r>
      <w:proofErr w:type="spellEnd"/>
      <w:r w:rsidR="005755DA" w:rsidRPr="00362F41">
        <w:rPr>
          <w:rFonts w:ascii="Times New Roman" w:hAnsi="Times New Roman" w:cs="Times New Roman"/>
        </w:rPr>
        <w:t xml:space="preserve"> = 1, 2</w:t>
      </w:r>
      <w:proofErr w:type="gramStart"/>
      <w:r w:rsidR="005755DA" w:rsidRPr="00362F41">
        <w:rPr>
          <w:rFonts w:ascii="Times New Roman" w:hAnsi="Times New Roman" w:cs="Times New Roman"/>
        </w:rPr>
        <w:t>, …,</w:t>
      </w:r>
      <w:proofErr w:type="gramEnd"/>
      <w:r w:rsidR="005755DA" w:rsidRPr="00362F41">
        <w:rPr>
          <w:rFonts w:ascii="Times New Roman" w:hAnsi="Times New Roman" w:cs="Times New Roman"/>
        </w:rPr>
        <w:t xml:space="preserve"> I are allowed to differ in observed demographic </w:t>
      </w:r>
      <w:proofErr w:type="spellStart"/>
      <w:r w:rsidR="005755DA" w:rsidRPr="00362F41">
        <w:rPr>
          <w:rFonts w:ascii="Times New Roman" w:hAnsi="Times New Roman" w:cs="Times New Roman"/>
        </w:rPr>
        <w:t>characterics</w:t>
      </w:r>
      <w:proofErr w:type="spellEnd"/>
      <w:r w:rsidR="005755DA" w:rsidRPr="00362F41">
        <w:rPr>
          <w:rFonts w:ascii="Times New Roman" w:hAnsi="Times New Roman" w:cs="Times New Roman"/>
        </w:rPr>
        <w:t xml:space="preserve"> (</w:t>
      </w:r>
      <w:r w:rsidR="00C4130E">
        <w:rPr>
          <w:rFonts w:ascii="Times New Roman" w:hAnsi="Times New Roman" w:cs="Times New Roman"/>
          <w:position w:val="-12"/>
        </w:rPr>
        <w:pict w14:anchorId="61E87C6D">
          <v:shape id="_x0000_i1035" type="#_x0000_t75" style="width:12.1pt;height:19pt">
            <v:imagedata r:id="rId21" o:title=""/>
          </v:shape>
        </w:pict>
      </w:r>
      <w:r w:rsidR="005755DA" w:rsidRPr="00362F41">
        <w:rPr>
          <w:rFonts w:ascii="Times New Roman" w:hAnsi="Times New Roman" w:cs="Times New Roman"/>
        </w:rPr>
        <w:t>) and unobservable features of their preferences (</w:t>
      </w:r>
      <w:r w:rsidR="00C4130E">
        <w:rPr>
          <w:rFonts w:ascii="Times New Roman" w:hAnsi="Times New Roman" w:cs="Times New Roman"/>
          <w:position w:val="-12"/>
        </w:rPr>
        <w:pict w14:anchorId="099BEA51">
          <v:shape id="_x0000_i1036" type="#_x0000_t75" style="width:14.4pt;height:19pt">
            <v:imagedata r:id="rId22" o:title=""/>
          </v:shape>
        </w:pict>
      </w:r>
      <w:r w:rsidR="005755DA" w:rsidRPr="00362F41">
        <w:rPr>
          <w:rFonts w:ascii="Times New Roman" w:hAnsi="Times New Roman" w:cs="Times New Roman"/>
        </w:rPr>
        <w:t>).  In the simplest model, a household may contain many different members with different attributes and preferences, but is portrayed as a single indivisible agent.  Relaxing that assumption is an area of active research</w:t>
      </w:r>
      <w:r>
        <w:rPr>
          <w:rFonts w:ascii="Times New Roman" w:hAnsi="Times New Roman" w:cs="Times New Roman"/>
        </w:rPr>
        <w:t xml:space="preserve"> </w:t>
      </w:r>
      <w:r w:rsidR="005755DA" w:rsidRPr="00362F41">
        <w:rPr>
          <w:rFonts w:ascii="Times New Roman" w:hAnsi="Times New Roman" w:cs="Times New Roman"/>
        </w:rPr>
        <w:t>and may be something that we consider</w:t>
      </w:r>
      <w:r w:rsidR="00831180">
        <w:rPr>
          <w:rFonts w:ascii="Times New Roman" w:hAnsi="Times New Roman" w:cs="Times New Roman"/>
        </w:rPr>
        <w:t xml:space="preserve"> [see, for example, </w:t>
      </w:r>
      <w:proofErr w:type="spellStart"/>
      <w:r w:rsidR="00831180">
        <w:rPr>
          <w:rFonts w:ascii="Times New Roman" w:hAnsi="Times New Roman" w:cs="Times New Roman"/>
        </w:rPr>
        <w:t>Gemici</w:t>
      </w:r>
      <w:proofErr w:type="spellEnd"/>
      <w:r w:rsidR="00831180">
        <w:rPr>
          <w:rFonts w:ascii="Times New Roman" w:hAnsi="Times New Roman" w:cs="Times New Roman"/>
        </w:rPr>
        <w:t xml:space="preserve"> (2008)]</w:t>
      </w:r>
      <w:r w:rsidR="005755DA" w:rsidRPr="00362F41">
        <w:rPr>
          <w:rFonts w:ascii="Times New Roman" w:hAnsi="Times New Roman" w:cs="Times New Roman"/>
        </w:rPr>
        <w:t>.</w:t>
      </w:r>
    </w:p>
    <w:p w14:paraId="36671086" w14:textId="03398CEF" w:rsidR="005755DA" w:rsidRPr="00362F41" w:rsidRDefault="005755DA" w:rsidP="00CC74BC">
      <w:pPr>
        <w:spacing w:line="480" w:lineRule="auto"/>
        <w:ind w:firstLine="720"/>
        <w:rPr>
          <w:rFonts w:ascii="Times New Roman" w:hAnsi="Times New Roman" w:cs="Times New Roman"/>
        </w:rPr>
      </w:pPr>
      <w:r w:rsidRPr="00362F41">
        <w:rPr>
          <w:rFonts w:ascii="Times New Roman" w:hAnsi="Times New Roman" w:cs="Times New Roman"/>
        </w:rPr>
        <w:t xml:space="preserve">Household </w:t>
      </w:r>
      <w:proofErr w:type="spellStart"/>
      <w:r w:rsidRPr="00766B3C">
        <w:rPr>
          <w:rFonts w:ascii="Times New Roman" w:hAnsi="Times New Roman" w:cs="Times New Roman"/>
          <w:i/>
        </w:rPr>
        <w:t>i</w:t>
      </w:r>
      <w:proofErr w:type="spellEnd"/>
      <w:r w:rsidRPr="00362F41">
        <w:rPr>
          <w:rFonts w:ascii="Times New Roman" w:hAnsi="Times New Roman" w:cs="Times New Roman"/>
        </w:rPr>
        <w:t xml:space="preserve"> </w:t>
      </w:r>
      <w:proofErr w:type="gramStart"/>
      <w:r w:rsidRPr="00362F41">
        <w:rPr>
          <w:rFonts w:ascii="Times New Roman" w:hAnsi="Times New Roman" w:cs="Times New Roman"/>
        </w:rPr>
        <w:t>is</w:t>
      </w:r>
      <w:proofErr w:type="gramEnd"/>
      <w:r w:rsidRPr="00362F41">
        <w:rPr>
          <w:rFonts w:ascii="Times New Roman" w:hAnsi="Times New Roman" w:cs="Times New Roman"/>
        </w:rPr>
        <w:t xml:space="preserve"> assumed to solve the following utility maximization problem:</w:t>
      </w:r>
    </w:p>
    <w:p w14:paraId="47683156" w14:textId="77777777" w:rsidR="005755DA" w:rsidRPr="00362F41" w:rsidRDefault="005755DA" w:rsidP="00362F41">
      <w:pPr>
        <w:spacing w:line="480" w:lineRule="auto"/>
        <w:rPr>
          <w:rFonts w:ascii="Times New Roman" w:hAnsi="Times New Roman" w:cs="Times New Roman"/>
        </w:rPr>
      </w:pPr>
    </w:p>
    <w:p w14:paraId="1524EA92" w14:textId="7FEAF8DE" w:rsidR="00DF08A4" w:rsidRPr="00362F41" w:rsidRDefault="00C4130E" w:rsidP="00A4127D">
      <w:pPr>
        <w:spacing w:line="480" w:lineRule="auto"/>
        <w:jc w:val="right"/>
        <w:rPr>
          <w:rFonts w:ascii="Times New Roman" w:hAnsi="Times New Roman" w:cs="Times New Roman"/>
        </w:rPr>
      </w:pPr>
      <w:r>
        <w:rPr>
          <w:rFonts w:ascii="Times New Roman" w:hAnsi="Times New Roman" w:cs="Times New Roman"/>
          <w:position w:val="-4"/>
        </w:rPr>
        <w:pict w14:anchorId="4447AF77">
          <v:shape id="_x0000_i1037" type="#_x0000_t75" style="width:9.8pt;height:14.4pt">
            <v:imagedata r:id="rId23" o:title=""/>
          </v:shape>
        </w:pict>
      </w:r>
      <w:r>
        <w:rPr>
          <w:rFonts w:ascii="Times New Roman" w:hAnsi="Times New Roman" w:cs="Times New Roman"/>
          <w:position w:val="-22"/>
        </w:rPr>
        <w:pict w14:anchorId="24E8450E">
          <v:shape id="_x0000_i1038" type="#_x0000_t75" style="width:205.65pt;height:23.05pt">
            <v:imagedata r:id="rId24" o:title=""/>
          </v:shape>
        </w:pict>
      </w:r>
      <w:r w:rsidR="00A4127D">
        <w:rPr>
          <w:rFonts w:ascii="Times New Roman" w:hAnsi="Times New Roman" w:cs="Times New Roman"/>
          <w:position w:val="-22"/>
        </w:rPr>
        <w:t xml:space="preserve">                         (2)</w:t>
      </w:r>
    </w:p>
    <w:p w14:paraId="51E05463" w14:textId="77777777" w:rsidR="005755DA" w:rsidRPr="00362F41" w:rsidRDefault="005755DA" w:rsidP="00362F41">
      <w:pPr>
        <w:spacing w:line="480" w:lineRule="auto"/>
        <w:rPr>
          <w:rFonts w:ascii="Times New Roman" w:hAnsi="Times New Roman" w:cs="Times New Roman"/>
        </w:rPr>
      </w:pPr>
    </w:p>
    <w:p w14:paraId="7AE292B9" w14:textId="65AC6ABA" w:rsidR="00362F41" w:rsidRPr="00362F41" w:rsidRDefault="005755DA" w:rsidP="00362F41">
      <w:pPr>
        <w:spacing w:line="480" w:lineRule="auto"/>
        <w:rPr>
          <w:rFonts w:ascii="Times New Roman" w:hAnsi="Times New Roman" w:cs="Times New Roman"/>
        </w:rPr>
      </w:pPr>
      <w:proofErr w:type="gramStart"/>
      <w:r w:rsidRPr="00362F41">
        <w:rPr>
          <w:rFonts w:ascii="Times New Roman" w:hAnsi="Times New Roman" w:cs="Times New Roman"/>
        </w:rPr>
        <w:t>choosing</w:t>
      </w:r>
      <w:proofErr w:type="gramEnd"/>
      <w:r w:rsidRPr="00362F41">
        <w:rPr>
          <w:rFonts w:ascii="Times New Roman" w:hAnsi="Times New Roman" w:cs="Times New Roman"/>
        </w:rPr>
        <w:t xml:space="preserve"> over</w:t>
      </w:r>
      <w:r w:rsidR="00DF08A4" w:rsidRPr="00362F41">
        <w:rPr>
          <w:rFonts w:ascii="Times New Roman" w:hAnsi="Times New Roman" w:cs="Times New Roman"/>
        </w:rPr>
        <w:t xml:space="preserve"> location </w:t>
      </w:r>
      <w:r w:rsidR="00DF08A4" w:rsidRPr="00766B3C">
        <w:rPr>
          <w:rFonts w:ascii="Times New Roman" w:hAnsi="Times New Roman" w:cs="Times New Roman"/>
          <w:i/>
        </w:rPr>
        <w:t>j</w:t>
      </w:r>
      <w:r w:rsidR="00DF08A4" w:rsidRPr="00362F41">
        <w:rPr>
          <w:rFonts w:ascii="Times New Roman" w:hAnsi="Times New Roman" w:cs="Times New Roman"/>
        </w:rPr>
        <w:t xml:space="preserve"> and, by virtue of i</w:t>
      </w:r>
      <w:r w:rsidR="00A95ECB">
        <w:rPr>
          <w:rFonts w:ascii="Times New Roman" w:hAnsi="Times New Roman" w:cs="Times New Roman"/>
        </w:rPr>
        <w:t>'</w:t>
      </w:r>
      <w:r w:rsidRPr="00362F41">
        <w:rPr>
          <w:rFonts w:ascii="Times New Roman" w:hAnsi="Times New Roman" w:cs="Times New Roman"/>
        </w:rPr>
        <w:t xml:space="preserve">s budget constraint, </w:t>
      </w:r>
      <w:proofErr w:type="spellStart"/>
      <w:r w:rsidRPr="00362F41">
        <w:rPr>
          <w:rFonts w:ascii="Times New Roman" w:hAnsi="Times New Roman" w:cs="Times New Roman"/>
        </w:rPr>
        <w:t>numeraire</w:t>
      </w:r>
      <w:proofErr w:type="spellEnd"/>
      <w:r w:rsidRPr="00362F41">
        <w:rPr>
          <w:rFonts w:ascii="Times New Roman" w:hAnsi="Times New Roman" w:cs="Times New Roman"/>
        </w:rPr>
        <w:t xml:space="preserve"> consumption </w:t>
      </w:r>
      <w:r w:rsidR="00C4130E">
        <w:rPr>
          <w:rFonts w:ascii="Times New Roman" w:hAnsi="Times New Roman" w:cs="Times New Roman"/>
          <w:position w:val="-4"/>
        </w:rPr>
        <w:pict w14:anchorId="1078DBF8">
          <v:shape id="_x0000_i1039" type="#_x0000_t75" style="width:8.65pt;height:13.25pt">
            <v:imagedata r:id="rId25" o:title=""/>
          </v:shape>
        </w:pict>
      </w:r>
      <w:r w:rsidRPr="00362F41">
        <w:rPr>
          <w:rFonts w:ascii="Times New Roman" w:hAnsi="Times New Roman" w:cs="Times New Roman"/>
        </w:rPr>
        <w:t>.</w:t>
      </w:r>
      <w:r w:rsidR="00362F41" w:rsidRPr="00362F41">
        <w:rPr>
          <w:rFonts w:ascii="Times New Roman" w:hAnsi="Times New Roman" w:cs="Times New Roman"/>
        </w:rPr>
        <w:t xml:space="preserve">  </w:t>
      </w:r>
      <w:r w:rsidR="00C4130E">
        <w:rPr>
          <w:rFonts w:ascii="Times New Roman" w:hAnsi="Times New Roman" w:cs="Times New Roman"/>
          <w:position w:val="-4"/>
        </w:rPr>
        <w:pict w14:anchorId="5C8E2681">
          <v:shape id="_x0000_i1040" type="#_x0000_t75" style="width:10.95pt;height:14.4pt">
            <v:imagedata r:id="rId26" o:title=""/>
          </v:shape>
        </w:pict>
      </w:r>
      <w:r w:rsidR="00362F41" w:rsidRPr="00362F41">
        <w:rPr>
          <w:rFonts w:ascii="Times New Roman" w:hAnsi="Times New Roman" w:cs="Times New Roman"/>
        </w:rPr>
        <w:t xml:space="preserve"> </w:t>
      </w:r>
      <w:proofErr w:type="gramStart"/>
      <w:r w:rsidR="00362F41" w:rsidRPr="00362F41">
        <w:rPr>
          <w:rFonts w:ascii="Times New Roman" w:hAnsi="Times New Roman" w:cs="Times New Roman"/>
        </w:rPr>
        <w:t>is</w:t>
      </w:r>
      <w:proofErr w:type="gramEnd"/>
      <w:r w:rsidR="00362F41" w:rsidRPr="00362F41">
        <w:rPr>
          <w:rFonts w:ascii="Times New Roman" w:hAnsi="Times New Roman" w:cs="Times New Roman"/>
        </w:rPr>
        <w:t xml:space="preserve"> an index derived from the vector of housing attributes that describes the quantity of housing services being consumed.  </w:t>
      </w:r>
      <w:r w:rsidR="00C4130E">
        <w:rPr>
          <w:rFonts w:ascii="Times New Roman" w:hAnsi="Times New Roman" w:cs="Times New Roman"/>
          <w:position w:val="-16"/>
        </w:rPr>
        <w:pict w14:anchorId="627B7411">
          <v:shape id="_x0000_i1041" type="#_x0000_t75" style="width:14.4pt;height:21.3pt">
            <v:imagedata r:id="rId27" o:title=""/>
          </v:shape>
        </w:pict>
      </w:r>
      <w:r w:rsidR="00362F41" w:rsidRPr="00362F41">
        <w:rPr>
          <w:rFonts w:ascii="Times New Roman" w:hAnsi="Times New Roman" w:cs="Times New Roman"/>
        </w:rPr>
        <w:t xml:space="preserve"> </w:t>
      </w:r>
      <w:proofErr w:type="gramStart"/>
      <w:r w:rsidR="00362F41" w:rsidRPr="00362F41">
        <w:rPr>
          <w:rFonts w:ascii="Times New Roman" w:hAnsi="Times New Roman" w:cs="Times New Roman"/>
        </w:rPr>
        <w:t>represents</w:t>
      </w:r>
      <w:proofErr w:type="gramEnd"/>
      <w:r w:rsidR="00362F41" w:rsidRPr="00362F41">
        <w:rPr>
          <w:rFonts w:ascii="Times New Roman" w:hAnsi="Times New Roman" w:cs="Times New Roman"/>
        </w:rPr>
        <w:t xml:space="preserve"> the </w:t>
      </w:r>
      <w:r w:rsidR="00DF08A4" w:rsidRPr="00362F41">
        <w:rPr>
          <w:rFonts w:ascii="Times New Roman" w:hAnsi="Times New Roman" w:cs="Times New Roman"/>
        </w:rPr>
        <w:t xml:space="preserve">after-tax annual expenditures on </w:t>
      </w:r>
      <w:r w:rsidR="00362F41" w:rsidRPr="00362F41">
        <w:rPr>
          <w:rFonts w:ascii="Times New Roman" w:hAnsi="Times New Roman" w:cs="Times New Roman"/>
        </w:rPr>
        <w:t xml:space="preserve">a unit of housing services in </w:t>
      </w:r>
      <w:r w:rsidR="00DF08A4" w:rsidRPr="00362F41">
        <w:rPr>
          <w:rFonts w:ascii="Times New Roman" w:hAnsi="Times New Roman" w:cs="Times New Roman"/>
        </w:rPr>
        <w:t xml:space="preserve">community </w:t>
      </w:r>
      <w:r w:rsidR="00DF08A4" w:rsidRPr="00766B3C">
        <w:rPr>
          <w:rFonts w:ascii="Times New Roman" w:hAnsi="Times New Roman" w:cs="Times New Roman"/>
          <w:i/>
        </w:rPr>
        <w:t>j</w:t>
      </w:r>
      <w:r w:rsidR="00DF08A4" w:rsidRPr="00362F41">
        <w:rPr>
          <w:rFonts w:ascii="Times New Roman" w:hAnsi="Times New Roman" w:cs="Times New Roman"/>
        </w:rPr>
        <w:t xml:space="preserve">.  </w:t>
      </w:r>
      <w:r w:rsidR="00362F41" w:rsidRPr="00362F41">
        <w:rPr>
          <w:rFonts w:ascii="Times New Roman" w:hAnsi="Times New Roman" w:cs="Times New Roman"/>
        </w:rPr>
        <w:t>This is typically found by running a regression of the form:</w:t>
      </w:r>
    </w:p>
    <w:p w14:paraId="34E9BADC" w14:textId="77777777" w:rsidR="00362F41" w:rsidRDefault="00362F41" w:rsidP="00362F41">
      <w:pPr>
        <w:spacing w:line="480" w:lineRule="auto"/>
        <w:rPr>
          <w:rFonts w:ascii="Times New Roman" w:hAnsi="Times New Roman" w:cs="Times New Roman"/>
        </w:rPr>
      </w:pPr>
    </w:p>
    <w:p w14:paraId="0B1D97A6" w14:textId="7113F9A1" w:rsidR="00362F41" w:rsidRDefault="00C4130E" w:rsidP="00A4127D">
      <w:pPr>
        <w:spacing w:line="480" w:lineRule="auto"/>
        <w:jc w:val="right"/>
        <w:rPr>
          <w:rFonts w:ascii="Times New Roman" w:hAnsi="Times New Roman" w:cs="Times New Roman"/>
        </w:rPr>
      </w:pPr>
      <w:r>
        <w:rPr>
          <w:rFonts w:ascii="Times New Roman" w:hAnsi="Times New Roman" w:cs="Times New Roman"/>
          <w:position w:val="-16"/>
        </w:rPr>
        <w:lastRenderedPageBreak/>
        <w:pict w14:anchorId="094F60C6">
          <v:shape id="_x0000_i1042" type="#_x0000_t75" style="width:142.25pt;height:21.3pt">
            <v:imagedata r:id="rId28" o:title=""/>
          </v:shape>
        </w:pict>
      </w:r>
      <w:r w:rsidR="00A4127D">
        <w:rPr>
          <w:rFonts w:ascii="Times New Roman" w:hAnsi="Times New Roman" w:cs="Times New Roman"/>
          <w:position w:val="-16"/>
        </w:rPr>
        <w:t xml:space="preserve">                                        (3)</w:t>
      </w:r>
    </w:p>
    <w:p w14:paraId="19271356" w14:textId="265C776C" w:rsidR="00362F41" w:rsidRPr="00362F41" w:rsidRDefault="00C4130E" w:rsidP="00A4127D">
      <w:pPr>
        <w:spacing w:line="480" w:lineRule="auto"/>
        <w:jc w:val="right"/>
        <w:rPr>
          <w:rFonts w:ascii="Times New Roman" w:hAnsi="Times New Roman" w:cs="Times New Roman"/>
        </w:rPr>
      </w:pPr>
      <w:r>
        <w:rPr>
          <w:rFonts w:ascii="Times New Roman" w:hAnsi="Times New Roman" w:cs="Times New Roman"/>
          <w:position w:val="-4"/>
        </w:rPr>
        <w:pict w14:anchorId="3830AB32">
          <v:shape id="_x0000_i1043" type="#_x0000_t75" style="width:53pt;height:16.7pt">
            <v:imagedata r:id="rId29" o:title=""/>
          </v:shape>
        </w:pict>
      </w:r>
      <w:r w:rsidR="00A4127D">
        <w:rPr>
          <w:rFonts w:ascii="Times New Roman" w:hAnsi="Times New Roman" w:cs="Times New Roman"/>
          <w:position w:val="-4"/>
        </w:rPr>
        <w:t xml:space="preserve">                                                   (4)</w:t>
      </w:r>
    </w:p>
    <w:p w14:paraId="22D054B8" w14:textId="408B4B83" w:rsidR="005755DA" w:rsidRPr="00362F41" w:rsidRDefault="00C4130E" w:rsidP="00362F41">
      <w:pPr>
        <w:spacing w:line="480" w:lineRule="auto"/>
        <w:rPr>
          <w:rFonts w:ascii="Times New Roman" w:hAnsi="Times New Roman" w:cs="Times New Roman"/>
        </w:rPr>
      </w:pPr>
      <w:r>
        <w:rPr>
          <w:rFonts w:ascii="Times New Roman" w:hAnsi="Times New Roman" w:cs="Times New Roman"/>
          <w:position w:val="-16"/>
        </w:rPr>
        <w:pict w14:anchorId="51D55D8F">
          <v:shape id="_x0000_i1044" type="#_x0000_t75" style="width:18.45pt;height:21.3pt">
            <v:imagedata r:id="rId30" o:title=""/>
          </v:shape>
        </w:pict>
      </w:r>
      <w:r w:rsidR="00DF08A4" w:rsidRPr="00362F41">
        <w:rPr>
          <w:rFonts w:ascii="Times New Roman" w:hAnsi="Times New Roman" w:cs="Times New Roman"/>
        </w:rPr>
        <w:t xml:space="preserve"> </w:t>
      </w:r>
      <w:proofErr w:type="gramStart"/>
      <w:r w:rsidR="00DF08A4" w:rsidRPr="00362F41">
        <w:rPr>
          <w:rFonts w:ascii="Times New Roman" w:hAnsi="Times New Roman" w:cs="Times New Roman"/>
        </w:rPr>
        <w:t>represents</w:t>
      </w:r>
      <w:proofErr w:type="gramEnd"/>
      <w:r w:rsidR="00DF08A4" w:rsidRPr="00362F41">
        <w:rPr>
          <w:rFonts w:ascii="Times New Roman" w:hAnsi="Times New Roman" w:cs="Times New Roman"/>
        </w:rPr>
        <w:t xml:space="preserve"> the household’s annual income, which can vary with location choice</w:t>
      </w:r>
      <w:r w:rsidR="00AC7F59">
        <w:rPr>
          <w:rFonts w:ascii="Times New Roman" w:hAnsi="Times New Roman" w:cs="Times New Roman"/>
        </w:rPr>
        <w:t xml:space="preserve"> because of local employment options and commuting costs</w:t>
      </w:r>
      <w:r w:rsidR="00DF08A4" w:rsidRPr="00362F41">
        <w:rPr>
          <w:rFonts w:ascii="Times New Roman" w:hAnsi="Times New Roman" w:cs="Times New Roman"/>
        </w:rPr>
        <w:t>.</w:t>
      </w:r>
    </w:p>
    <w:p w14:paraId="79D5ECB4" w14:textId="30249BD3" w:rsidR="00DF08A4" w:rsidRPr="00362F41" w:rsidRDefault="00CC74BC" w:rsidP="00362F41">
      <w:pPr>
        <w:spacing w:line="480" w:lineRule="auto"/>
        <w:rPr>
          <w:rFonts w:ascii="Times New Roman" w:hAnsi="Times New Roman" w:cs="Times New Roman"/>
        </w:rPr>
      </w:pPr>
      <w:r>
        <w:rPr>
          <w:rFonts w:ascii="Times New Roman" w:hAnsi="Times New Roman" w:cs="Times New Roman"/>
        </w:rPr>
        <w:tab/>
      </w:r>
      <w:r w:rsidR="00DF08A4" w:rsidRPr="00362F41">
        <w:rPr>
          <w:rFonts w:ascii="Times New Roman" w:hAnsi="Times New Roman" w:cs="Times New Roman"/>
        </w:rPr>
        <w:t>This simple formulation of the problem implicitly assumes away three potential sources of “friction”.  Households are assumed (</w:t>
      </w:r>
      <w:proofErr w:type="spellStart"/>
      <w:r w:rsidR="00DF08A4" w:rsidRPr="00362F41">
        <w:rPr>
          <w:rFonts w:ascii="Times New Roman" w:hAnsi="Times New Roman" w:cs="Times New Roman"/>
        </w:rPr>
        <w:t>i</w:t>
      </w:r>
      <w:proofErr w:type="spellEnd"/>
      <w:r w:rsidR="00DF08A4" w:rsidRPr="00362F41">
        <w:rPr>
          <w:rFonts w:ascii="Times New Roman" w:hAnsi="Times New Roman" w:cs="Times New Roman"/>
        </w:rPr>
        <w:t xml:space="preserve">) to have full information (i.e., every household knows the joint distribution of </w:t>
      </w:r>
      <w:r w:rsidR="00DF08A4" w:rsidRPr="001B226E">
        <w:rPr>
          <w:rFonts w:ascii="Times New Roman" w:hAnsi="Times New Roman" w:cs="Times New Roman"/>
          <w:i/>
        </w:rPr>
        <w:t>h</w:t>
      </w:r>
      <w:r w:rsidR="00DF08A4" w:rsidRPr="00362F41">
        <w:rPr>
          <w:rFonts w:ascii="Times New Roman" w:hAnsi="Times New Roman" w:cs="Times New Roman"/>
        </w:rPr>
        <w:t xml:space="preserve">, </w:t>
      </w:r>
      <w:r w:rsidR="00DF08A4" w:rsidRPr="001B226E">
        <w:rPr>
          <w:rFonts w:ascii="Times New Roman" w:hAnsi="Times New Roman" w:cs="Times New Roman"/>
          <w:i/>
        </w:rPr>
        <w:t>g</w:t>
      </w:r>
      <w:r w:rsidR="00DF08A4" w:rsidRPr="00362F41">
        <w:rPr>
          <w:rFonts w:ascii="Times New Roman" w:hAnsi="Times New Roman" w:cs="Times New Roman"/>
        </w:rPr>
        <w:t xml:space="preserve"> and </w:t>
      </w:r>
      <w:r w:rsidR="00DF08A4" w:rsidRPr="001B226E">
        <w:rPr>
          <w:rFonts w:ascii="Times New Roman" w:hAnsi="Times New Roman" w:cs="Times New Roman"/>
          <w:i/>
        </w:rPr>
        <w:t>P</w:t>
      </w:r>
      <w:r w:rsidR="00DF08A4" w:rsidRPr="00362F41">
        <w:rPr>
          <w:rFonts w:ascii="Times New Roman" w:hAnsi="Times New Roman" w:cs="Times New Roman"/>
        </w:rPr>
        <w:t xml:space="preserve">; </w:t>
      </w:r>
      <w:r w:rsidR="00C4130E">
        <w:rPr>
          <w:rFonts w:ascii="Times New Roman" w:hAnsi="Times New Roman" w:cs="Times New Roman"/>
          <w:position w:val="-12"/>
        </w:rPr>
        <w:pict w14:anchorId="1E25CA55">
          <v:shape id="_x0000_i1045" type="#_x0000_t75" style="width:14.4pt;height:19pt">
            <v:imagedata r:id="rId31" o:title=""/>
          </v:shape>
        </w:pict>
      </w:r>
      <w:r w:rsidR="001B226E">
        <w:rPr>
          <w:rFonts w:ascii="Times New Roman" w:hAnsi="Times New Roman" w:cs="Times New Roman"/>
        </w:rPr>
        <w:t xml:space="preserve"> </w:t>
      </w:r>
      <w:r w:rsidR="00DF08A4" w:rsidRPr="00362F41">
        <w:rPr>
          <w:rFonts w:ascii="Times New Roman" w:hAnsi="Times New Roman" w:cs="Times New Roman"/>
        </w:rPr>
        <w:t>is, however, typically assumed to be private information), (ii) to be freely mobile (i.e., households are free to move within the geographic region defined as the choice set and face no physical or psychological costs from moving), and (iii) to make location choices in a discrimination-free environment (i.e., every household faces the same schedule of housing prices).  Some of the recent advances in this literature have focused on relaxing these assumptions.  For example, Bayer</w:t>
      </w:r>
      <w:r w:rsidR="00413DD7">
        <w:rPr>
          <w:rFonts w:ascii="Times New Roman" w:hAnsi="Times New Roman" w:cs="Times New Roman"/>
        </w:rPr>
        <w:t>,</w:t>
      </w:r>
      <w:r w:rsidR="00DF08A4" w:rsidRPr="00362F41">
        <w:rPr>
          <w:rFonts w:ascii="Times New Roman" w:hAnsi="Times New Roman" w:cs="Times New Roman"/>
        </w:rPr>
        <w:t xml:space="preserve"> </w:t>
      </w:r>
      <w:proofErr w:type="spellStart"/>
      <w:r w:rsidR="00DF08A4" w:rsidRPr="00362F41">
        <w:rPr>
          <w:rFonts w:ascii="Times New Roman" w:hAnsi="Times New Roman" w:cs="Times New Roman"/>
        </w:rPr>
        <w:t>Keohane</w:t>
      </w:r>
      <w:proofErr w:type="spellEnd"/>
      <w:r w:rsidR="00DF08A4" w:rsidRPr="00362F41">
        <w:rPr>
          <w:rFonts w:ascii="Times New Roman" w:hAnsi="Times New Roman" w:cs="Times New Roman"/>
        </w:rPr>
        <w:t xml:space="preserve"> and Timmins</w:t>
      </w:r>
      <w:r w:rsidR="00413DD7">
        <w:rPr>
          <w:rFonts w:ascii="Times New Roman" w:hAnsi="Times New Roman" w:cs="Times New Roman"/>
        </w:rPr>
        <w:t xml:space="preserve"> </w:t>
      </w:r>
      <w:r w:rsidR="00DF08A4" w:rsidRPr="00362F41">
        <w:rPr>
          <w:rFonts w:ascii="Times New Roman" w:hAnsi="Times New Roman" w:cs="Times New Roman"/>
        </w:rPr>
        <w:t>(2009) estimate an inter-city migration model with simple moving costs based on distance from birthplace.  Bayer, Mac</w:t>
      </w:r>
      <w:r w:rsidR="007754E8">
        <w:rPr>
          <w:rFonts w:ascii="Times New Roman" w:hAnsi="Times New Roman" w:cs="Times New Roman"/>
        </w:rPr>
        <w:t>Millan, Murphy and Timmins (2011</w:t>
      </w:r>
      <w:r w:rsidR="00DF08A4" w:rsidRPr="00362F41">
        <w:rPr>
          <w:rFonts w:ascii="Times New Roman" w:hAnsi="Times New Roman" w:cs="Times New Roman"/>
        </w:rPr>
        <w:t>) construct an intra-city model of residential mobility allowing for financial and psychological costs of moving.  These moving costs imply that homebuyers will not want to re-optimize every period, and will therefore be forward looking with respect to the future evolution of neighborhood amenities and home value.</w:t>
      </w:r>
    </w:p>
    <w:p w14:paraId="486CE50F" w14:textId="149C5874" w:rsidR="00DF08A4" w:rsidRDefault="00DF08A4" w:rsidP="00CC74BC">
      <w:pPr>
        <w:spacing w:line="480" w:lineRule="auto"/>
        <w:ind w:firstLine="720"/>
        <w:rPr>
          <w:rFonts w:ascii="Times New Roman" w:hAnsi="Times New Roman" w:cs="Times New Roman"/>
        </w:rPr>
      </w:pPr>
      <w:r w:rsidRPr="00362F41">
        <w:rPr>
          <w:rFonts w:ascii="Times New Roman" w:hAnsi="Times New Roman" w:cs="Times New Roman"/>
        </w:rPr>
        <w:t>Under these simple assumptions, equilibrium is achieved when every household occupies its utility-maximizing location and no household wants to move given housing prices, housing characteristics, wages, tax rates, and amenity levels.</w:t>
      </w:r>
    </w:p>
    <w:p w14:paraId="33575A01" w14:textId="77777777" w:rsidR="00BF142D" w:rsidRDefault="00BF142D" w:rsidP="00CC74BC">
      <w:pPr>
        <w:spacing w:line="480" w:lineRule="auto"/>
        <w:ind w:firstLine="720"/>
        <w:rPr>
          <w:rFonts w:ascii="Times New Roman" w:hAnsi="Times New Roman" w:cs="Times New Roman"/>
        </w:rPr>
      </w:pPr>
    </w:p>
    <w:p w14:paraId="4EF7F085" w14:textId="0A2796C3" w:rsidR="00BF142D" w:rsidRPr="00146E2C" w:rsidRDefault="007754E8" w:rsidP="00BF142D">
      <w:pPr>
        <w:spacing w:line="480" w:lineRule="auto"/>
        <w:rPr>
          <w:rFonts w:ascii="Times New Roman" w:hAnsi="Times New Roman" w:cs="Times New Roman"/>
          <w:smallCaps/>
        </w:rPr>
      </w:pPr>
      <w:proofErr w:type="gramStart"/>
      <w:r>
        <w:rPr>
          <w:rFonts w:ascii="Times New Roman" w:hAnsi="Times New Roman" w:cs="Times New Roman"/>
          <w:smallCaps/>
        </w:rPr>
        <w:t>3</w:t>
      </w:r>
      <w:r w:rsidR="00413DD7">
        <w:rPr>
          <w:rFonts w:ascii="Times New Roman" w:hAnsi="Times New Roman" w:cs="Times New Roman"/>
          <w:smallCaps/>
        </w:rPr>
        <w:t>.1</w:t>
      </w:r>
      <w:r w:rsidR="00BF142D" w:rsidRPr="00146E2C">
        <w:rPr>
          <w:rFonts w:ascii="Times New Roman" w:hAnsi="Times New Roman" w:cs="Times New Roman"/>
          <w:smallCaps/>
        </w:rPr>
        <w:t xml:space="preserve">  Incorporating</w:t>
      </w:r>
      <w:proofErr w:type="gramEnd"/>
      <w:r w:rsidR="00BF142D" w:rsidRPr="00146E2C">
        <w:rPr>
          <w:rFonts w:ascii="Times New Roman" w:hAnsi="Times New Roman" w:cs="Times New Roman"/>
          <w:smallCaps/>
        </w:rPr>
        <w:t xml:space="preserve"> Social Interactions</w:t>
      </w:r>
    </w:p>
    <w:p w14:paraId="18D30220" w14:textId="37C76707" w:rsidR="00BF142D" w:rsidRDefault="00BF142D" w:rsidP="00BF142D">
      <w:pPr>
        <w:spacing w:line="480" w:lineRule="auto"/>
        <w:ind w:firstLine="720"/>
        <w:rPr>
          <w:rFonts w:ascii="Times New Roman" w:hAnsi="Times New Roman" w:cs="Times New Roman"/>
        </w:rPr>
      </w:pPr>
      <w:r>
        <w:rPr>
          <w:rFonts w:ascii="Times New Roman" w:hAnsi="Times New Roman" w:cs="Times New Roman"/>
        </w:rPr>
        <w:t>Sorting models become particularly useful when modeling preferences for local public goods and amenities that are determined endogenously by the sorting process itself.  In an early appli</w:t>
      </w:r>
      <w:r w:rsidR="00AC7F59">
        <w:rPr>
          <w:rFonts w:ascii="Times New Roman" w:hAnsi="Times New Roman" w:cs="Times New Roman"/>
        </w:rPr>
        <w:t>cation, de Bartolome (1990) added</w:t>
      </w:r>
      <w:r>
        <w:rPr>
          <w:rFonts w:ascii="Times New Roman" w:hAnsi="Times New Roman" w:cs="Times New Roman"/>
        </w:rPr>
        <w:t xml:space="preserve"> social interactions to a model of residential choice, where two types of households (low skill and high skill</w:t>
      </w:r>
      <w:r w:rsidR="00AC7F59">
        <w:rPr>
          <w:rFonts w:ascii="Times New Roman" w:hAnsi="Times New Roman" w:cs="Times New Roman"/>
        </w:rPr>
        <w:t>)</w:t>
      </w:r>
      <w:r>
        <w:rPr>
          <w:rFonts w:ascii="Times New Roman" w:hAnsi="Times New Roman" w:cs="Times New Roman"/>
        </w:rPr>
        <w:t xml:space="preserve"> sort across two communities according to differentiated preferences for school quality, which increases in expenditures and household skill.  </w:t>
      </w:r>
      <w:proofErr w:type="gramStart"/>
      <w:r>
        <w:rPr>
          <w:rFonts w:ascii="Times New Roman" w:hAnsi="Times New Roman" w:cs="Times New Roman"/>
        </w:rPr>
        <w:t>de</w:t>
      </w:r>
      <w:proofErr w:type="gramEnd"/>
      <w:r>
        <w:rPr>
          <w:rFonts w:ascii="Times New Roman" w:hAnsi="Times New Roman" w:cs="Times New Roman"/>
        </w:rPr>
        <w:t xml:space="preserve"> Bartolome (1990) finds that there is potential for many </w:t>
      </w:r>
      <w:proofErr w:type="spellStart"/>
      <w:r>
        <w:rPr>
          <w:rFonts w:ascii="Times New Roman" w:hAnsi="Times New Roman" w:cs="Times New Roman"/>
        </w:rPr>
        <w:t>equilibria</w:t>
      </w:r>
      <w:proofErr w:type="spellEnd"/>
      <w:r>
        <w:rPr>
          <w:rFonts w:ascii="Times New Roman" w:hAnsi="Times New Roman" w:cs="Times New Roman"/>
        </w:rPr>
        <w:t xml:space="preserve"> and, importantly, some of those </w:t>
      </w:r>
      <w:proofErr w:type="spellStart"/>
      <w:r>
        <w:rPr>
          <w:rFonts w:ascii="Times New Roman" w:hAnsi="Times New Roman" w:cs="Times New Roman"/>
        </w:rPr>
        <w:t>equilibria</w:t>
      </w:r>
      <w:proofErr w:type="spellEnd"/>
      <w:r>
        <w:rPr>
          <w:rFonts w:ascii="Times New Roman" w:hAnsi="Times New Roman" w:cs="Times New Roman"/>
        </w:rPr>
        <w:t xml:space="preserve"> are inefficient.  With just two locations, it is a simple matter to characterize these multiple </w:t>
      </w:r>
      <w:proofErr w:type="spellStart"/>
      <w:r>
        <w:rPr>
          <w:rFonts w:ascii="Times New Roman" w:hAnsi="Times New Roman" w:cs="Times New Roman"/>
        </w:rPr>
        <w:t>equilibria</w:t>
      </w:r>
      <w:proofErr w:type="spellEnd"/>
      <w:r>
        <w:rPr>
          <w:rFonts w:ascii="Times New Roman" w:hAnsi="Times New Roman" w:cs="Times New Roman"/>
        </w:rPr>
        <w:t xml:space="preserve"> – we may have strict segregation according to skill (although even this allows for two possible </w:t>
      </w:r>
      <w:proofErr w:type="spellStart"/>
      <w:r>
        <w:rPr>
          <w:rFonts w:ascii="Times New Roman" w:hAnsi="Times New Roman" w:cs="Times New Roman"/>
        </w:rPr>
        <w:t>equilibria</w:t>
      </w:r>
      <w:proofErr w:type="spellEnd"/>
      <w:r>
        <w:rPr>
          <w:rFonts w:ascii="Times New Roman" w:hAnsi="Times New Roman" w:cs="Times New Roman"/>
        </w:rPr>
        <w:t xml:space="preserve"> with each skill group having the potential to locate in each community).  We may, however, have an “integrated” equilibrium in which both communities contain both types of households.</w:t>
      </w:r>
    </w:p>
    <w:p w14:paraId="72053700" w14:textId="77777777" w:rsidR="00BF142D" w:rsidRDefault="00BF142D" w:rsidP="00BF142D">
      <w:pPr>
        <w:spacing w:line="480" w:lineRule="auto"/>
        <w:ind w:firstLine="720"/>
        <w:rPr>
          <w:rFonts w:ascii="Times New Roman" w:hAnsi="Times New Roman" w:cs="Times New Roman"/>
        </w:rPr>
      </w:pPr>
      <w:proofErr w:type="spellStart"/>
      <w:r>
        <w:rPr>
          <w:rFonts w:ascii="Times New Roman" w:hAnsi="Times New Roman" w:cs="Times New Roman"/>
        </w:rPr>
        <w:t>Nechyba</w:t>
      </w:r>
      <w:proofErr w:type="spellEnd"/>
      <w:r>
        <w:rPr>
          <w:rFonts w:ascii="Times New Roman" w:hAnsi="Times New Roman" w:cs="Times New Roman"/>
        </w:rPr>
        <w:t xml:space="preserve"> (1999) extends de Bartolome’s (1990) model to </w:t>
      </w:r>
      <w:r w:rsidRPr="00CF503C">
        <w:rPr>
          <w:rFonts w:ascii="Times New Roman" w:hAnsi="Times New Roman" w:cs="Times New Roman"/>
        </w:rPr>
        <w:t>I</w:t>
      </w:r>
      <w:r>
        <w:rPr>
          <w:rFonts w:ascii="Times New Roman" w:hAnsi="Times New Roman" w:cs="Times New Roman"/>
        </w:rPr>
        <w:t xml:space="preserve"> household types sorting among </w:t>
      </w:r>
      <w:r w:rsidRPr="00CF503C">
        <w:rPr>
          <w:rFonts w:ascii="Times New Roman" w:hAnsi="Times New Roman" w:cs="Times New Roman"/>
        </w:rPr>
        <w:t>J</w:t>
      </w:r>
      <w:r>
        <w:rPr>
          <w:rFonts w:ascii="Times New Roman" w:hAnsi="Times New Roman" w:cs="Times New Roman"/>
        </w:rPr>
        <w:t xml:space="preserve"> school districts, where each district contains multiple housing types of varying quality.  He uses the model to study the effect of a private school voucher program and finds that it reduces inequality between rich and poor districts.</w:t>
      </w:r>
    </w:p>
    <w:p w14:paraId="4D1BEFBD" w14:textId="77777777" w:rsidR="00BF142D" w:rsidRDefault="00BF142D" w:rsidP="00BF142D">
      <w:pPr>
        <w:spacing w:line="480" w:lineRule="auto"/>
        <w:ind w:firstLine="720"/>
        <w:rPr>
          <w:rFonts w:ascii="Times New Roman" w:hAnsi="Times New Roman" w:cs="Times New Roman"/>
        </w:rPr>
      </w:pPr>
      <w:proofErr w:type="spellStart"/>
      <w:r>
        <w:rPr>
          <w:rFonts w:ascii="Times New Roman" w:hAnsi="Times New Roman" w:cs="Times New Roman"/>
        </w:rPr>
        <w:t>Durlauf</w:t>
      </w:r>
      <w:proofErr w:type="spellEnd"/>
      <w:r>
        <w:rPr>
          <w:rFonts w:ascii="Times New Roman" w:hAnsi="Times New Roman" w:cs="Times New Roman"/>
        </w:rPr>
        <w:t xml:space="preserve"> (1996) uses social interactions to model the potential for “poverty traps”.  He demonstrates that short run stratification can have long-term consequences for inequality and growth.  Parents who have the misfortune to be born into a poor community may be unable to raise school quality enough for their children to obtain higher paying jobs.  One potential solution to this poverty trap is to equalize expenditures </w:t>
      </w:r>
      <w:r>
        <w:rPr>
          <w:rFonts w:ascii="Times New Roman" w:hAnsi="Times New Roman" w:cs="Times New Roman"/>
        </w:rPr>
        <w:lastRenderedPageBreak/>
        <w:t>on education across districts.  The net benefits hinge on an intergenerational tradeoff between the short run cost of constraining expenditures on education and the long-run benefit of reducing inefficiency from stratification.</w:t>
      </w:r>
    </w:p>
    <w:p w14:paraId="43C8FF80" w14:textId="0B1BEB99" w:rsidR="00BF142D" w:rsidRDefault="00BF142D" w:rsidP="00BF142D">
      <w:pPr>
        <w:spacing w:line="48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Sethi</w:t>
      </w:r>
      <w:proofErr w:type="spellEnd"/>
      <w:r>
        <w:rPr>
          <w:rFonts w:ascii="Times New Roman" w:hAnsi="Times New Roman" w:cs="Times New Roman"/>
        </w:rPr>
        <w:t xml:space="preserve"> and </w:t>
      </w:r>
      <w:proofErr w:type="spellStart"/>
      <w:r>
        <w:rPr>
          <w:rFonts w:ascii="Times New Roman" w:hAnsi="Times New Roman" w:cs="Times New Roman"/>
        </w:rPr>
        <w:t>Somathathan</w:t>
      </w:r>
      <w:proofErr w:type="spellEnd"/>
      <w:r>
        <w:rPr>
          <w:rFonts w:ascii="Times New Roman" w:hAnsi="Times New Roman" w:cs="Times New Roman"/>
        </w:rPr>
        <w:t xml:space="preserve"> (2004) model sorting with social interactions, finding that households prefer integrated communities to segregated ones, but if forced to choose between two racially segregated communities, would prefer to live in the one oc</w:t>
      </w:r>
      <w:r w:rsidR="00AC7F59">
        <w:rPr>
          <w:rFonts w:ascii="Times New Roman" w:hAnsi="Times New Roman" w:cs="Times New Roman"/>
        </w:rPr>
        <w:t>cupied by their own race.  Their model relies on a</w:t>
      </w:r>
      <w:r>
        <w:rPr>
          <w:rFonts w:ascii="Times New Roman" w:hAnsi="Times New Roman" w:cs="Times New Roman"/>
        </w:rPr>
        <w:t xml:space="preserve"> </w:t>
      </w:r>
      <w:r w:rsidR="00AC7F59">
        <w:rPr>
          <w:rFonts w:ascii="Times New Roman" w:hAnsi="Times New Roman" w:cs="Times New Roman"/>
        </w:rPr>
        <w:t>“</w:t>
      </w:r>
      <w:r>
        <w:rPr>
          <w:rFonts w:ascii="Times New Roman" w:hAnsi="Times New Roman" w:cs="Times New Roman"/>
        </w:rPr>
        <w:t>single crossing</w:t>
      </w:r>
      <w:r w:rsidR="00AC7F59">
        <w:rPr>
          <w:rFonts w:ascii="Times New Roman" w:hAnsi="Times New Roman" w:cs="Times New Roman"/>
        </w:rPr>
        <w:t>”</w:t>
      </w:r>
      <w:r>
        <w:rPr>
          <w:rFonts w:ascii="Times New Roman" w:hAnsi="Times New Roman" w:cs="Times New Roman"/>
        </w:rPr>
        <w:t xml:space="preserve"> property</w:t>
      </w:r>
      <w:r w:rsidR="00AC7F59">
        <w:rPr>
          <w:rFonts w:ascii="Times New Roman" w:hAnsi="Times New Roman" w:cs="Times New Roman"/>
        </w:rPr>
        <w:t xml:space="preserve"> (see below)</w:t>
      </w:r>
      <w:r>
        <w:rPr>
          <w:rFonts w:ascii="Times New Roman" w:hAnsi="Times New Roman" w:cs="Times New Roman"/>
        </w:rPr>
        <w:t xml:space="preserve"> – all else equal, households are </w:t>
      </w:r>
      <w:r w:rsidR="00AC7F59">
        <w:rPr>
          <w:rFonts w:ascii="Times New Roman" w:hAnsi="Times New Roman" w:cs="Times New Roman"/>
        </w:rPr>
        <w:t xml:space="preserve">thus </w:t>
      </w:r>
      <w:r>
        <w:rPr>
          <w:rFonts w:ascii="Times New Roman" w:hAnsi="Times New Roman" w:cs="Times New Roman"/>
        </w:rPr>
        <w:t>stratified by income.  To illustrate how the two effects combine to sustain segregation, consider an initial equilibrium in which households are effectively stratified by race due to a large white-black income gap, but would prefer to be integrated.  As the income gap narrows, a rich black household living in the predominantly black community has less of an incentive to move to the predominantly white community because the white community has become less affluent in relative terms.</w:t>
      </w:r>
    </w:p>
    <w:p w14:paraId="2AA589B1" w14:textId="77777777" w:rsidR="00905E80" w:rsidRDefault="00905E80" w:rsidP="00362F41">
      <w:pPr>
        <w:spacing w:line="480" w:lineRule="auto"/>
        <w:rPr>
          <w:rFonts w:ascii="Times New Roman" w:hAnsi="Times New Roman" w:cs="Times New Roman"/>
        </w:rPr>
      </w:pPr>
    </w:p>
    <w:p w14:paraId="0D3ABBE8" w14:textId="5F120A3E" w:rsidR="0042027D" w:rsidRPr="0042027D" w:rsidRDefault="00CF503C" w:rsidP="00362F41">
      <w:pPr>
        <w:spacing w:line="480" w:lineRule="auto"/>
        <w:rPr>
          <w:rFonts w:ascii="Times New Roman" w:hAnsi="Times New Roman" w:cs="Times New Roman"/>
          <w:smallCaps/>
        </w:rPr>
      </w:pPr>
      <w:proofErr w:type="gramStart"/>
      <w:r>
        <w:rPr>
          <w:rFonts w:ascii="Times New Roman" w:hAnsi="Times New Roman" w:cs="Times New Roman"/>
          <w:smallCaps/>
        </w:rPr>
        <w:t>3</w:t>
      </w:r>
      <w:r w:rsidR="00413DD7">
        <w:rPr>
          <w:rFonts w:ascii="Times New Roman" w:hAnsi="Times New Roman" w:cs="Times New Roman"/>
          <w:smallCaps/>
        </w:rPr>
        <w:t>.2</w:t>
      </w:r>
      <w:r w:rsidR="0042027D">
        <w:rPr>
          <w:rFonts w:ascii="Times New Roman" w:hAnsi="Times New Roman" w:cs="Times New Roman"/>
          <w:smallCaps/>
        </w:rPr>
        <w:t xml:space="preserve">  Vertical</w:t>
      </w:r>
      <w:proofErr w:type="gramEnd"/>
      <w:r w:rsidR="0042027D">
        <w:rPr>
          <w:rFonts w:ascii="Times New Roman" w:hAnsi="Times New Roman" w:cs="Times New Roman"/>
          <w:smallCaps/>
        </w:rPr>
        <w:t xml:space="preserve"> Sorting Models</w:t>
      </w:r>
    </w:p>
    <w:p w14:paraId="10470BE7" w14:textId="7329C8AC" w:rsidR="0042027D" w:rsidRPr="00362F41" w:rsidRDefault="0042027D" w:rsidP="001B226E">
      <w:pPr>
        <w:spacing w:line="480" w:lineRule="auto"/>
        <w:ind w:firstLine="720"/>
        <w:rPr>
          <w:rFonts w:ascii="Times New Roman" w:hAnsi="Times New Roman" w:cs="Times New Roman"/>
        </w:rPr>
      </w:pPr>
      <w:r>
        <w:rPr>
          <w:rFonts w:ascii="Times New Roman" w:hAnsi="Times New Roman" w:cs="Times New Roman"/>
        </w:rPr>
        <w:t xml:space="preserve">The first iterations of sorting models described the equilibrium process by way of a number of additional assumptions.  </w:t>
      </w:r>
      <w:proofErr w:type="spellStart"/>
      <w:r>
        <w:rPr>
          <w:rFonts w:ascii="Times New Roman" w:hAnsi="Times New Roman" w:cs="Times New Roman"/>
        </w:rPr>
        <w:t>Ellickson</w:t>
      </w:r>
      <w:proofErr w:type="spellEnd"/>
      <w:r>
        <w:rPr>
          <w:rFonts w:ascii="Times New Roman" w:hAnsi="Times New Roman" w:cs="Times New Roman"/>
        </w:rPr>
        <w:t xml:space="preserve"> (1971) assumed that </w:t>
      </w:r>
      <w:r w:rsidR="001B226E">
        <w:rPr>
          <w:rFonts w:ascii="Times New Roman" w:hAnsi="Times New Roman" w:cs="Times New Roman"/>
        </w:rPr>
        <w:t xml:space="preserve">the </w:t>
      </w:r>
      <w:r>
        <w:rPr>
          <w:rFonts w:ascii="Times New Roman" w:hAnsi="Times New Roman" w:cs="Times New Roman"/>
        </w:rPr>
        <w:t xml:space="preserve">provision of public goods in community </w:t>
      </w:r>
      <w:r w:rsidRPr="001B226E">
        <w:rPr>
          <w:rFonts w:ascii="Times New Roman" w:hAnsi="Times New Roman" w:cs="Times New Roman"/>
          <w:i/>
        </w:rPr>
        <w:t>j</w:t>
      </w:r>
      <w:r>
        <w:rPr>
          <w:rFonts w:ascii="Times New Roman" w:hAnsi="Times New Roman" w:cs="Times New Roman"/>
        </w:rPr>
        <w:t xml:space="preserve"> could be represented by a 1-dimensional</w:t>
      </w:r>
      <w:r w:rsidR="00F63CA5">
        <w:rPr>
          <w:rFonts w:ascii="Times New Roman" w:hAnsi="Times New Roman" w:cs="Times New Roman"/>
        </w:rPr>
        <w:t xml:space="preserve"> </w:t>
      </w:r>
      <w:r>
        <w:rPr>
          <w:rFonts w:ascii="Times New Roman" w:hAnsi="Times New Roman" w:cs="Times New Roman"/>
        </w:rPr>
        <w:t>index</w:t>
      </w:r>
      <w:proofErr w:type="gramStart"/>
      <w:r>
        <w:rPr>
          <w:rFonts w:ascii="Times New Roman" w:hAnsi="Times New Roman" w:cs="Times New Roman"/>
        </w:rPr>
        <w:t xml:space="preserve">, </w:t>
      </w:r>
      <w:proofErr w:type="gramEnd"/>
      <w:r w:rsidR="00C4130E">
        <w:rPr>
          <w:rFonts w:ascii="Times New Roman" w:hAnsi="Times New Roman" w:cs="Times New Roman"/>
          <w:position w:val="-16"/>
        </w:rPr>
        <w:pict w14:anchorId="735B2BCA">
          <v:shape id="_x0000_i1046" type="#_x0000_t75" style="width:14.4pt;height:21.3pt">
            <v:imagedata r:id="rId32" o:title=""/>
          </v:shape>
        </w:pict>
      </w:r>
      <w:r>
        <w:rPr>
          <w:rFonts w:ascii="Times New Roman" w:hAnsi="Times New Roman" w:cs="Times New Roman"/>
        </w:rPr>
        <w:t>.  Second, he assumed that households have homogenous preferences (</w:t>
      </w:r>
      <w:r w:rsidR="00C4130E">
        <w:rPr>
          <w:rFonts w:ascii="Times New Roman" w:hAnsi="Times New Roman" w:cs="Times New Roman"/>
          <w:position w:val="-12"/>
        </w:rPr>
        <w:pict w14:anchorId="70A06106">
          <v:shape id="_x0000_i1047" type="#_x0000_t75" style="width:82.95pt;height:19pt">
            <v:imagedata r:id="rId33" o:title=""/>
          </v:shape>
        </w:pict>
      </w:r>
      <w:r>
        <w:rPr>
          <w:rFonts w:ascii="Times New Roman" w:hAnsi="Times New Roman" w:cs="Times New Roman"/>
        </w:rPr>
        <w:t xml:space="preserve">) and differ by only one observed attribute, income.  Finally, he imposed the restriction that indifference curves in the </w:t>
      </w:r>
      <w:r w:rsidR="00C4130E">
        <w:rPr>
          <w:rFonts w:ascii="Times New Roman" w:hAnsi="Times New Roman" w:cs="Times New Roman"/>
          <w:position w:val="-10"/>
        </w:rPr>
        <w:pict w14:anchorId="45C4D4CF">
          <v:shape id="_x0000_i1048" type="#_x0000_t75" style="width:31.7pt;height:16.15pt">
            <v:imagedata r:id="rId34" o:title=""/>
          </v:shape>
        </w:pict>
      </w:r>
      <w:r>
        <w:rPr>
          <w:rFonts w:ascii="Times New Roman" w:hAnsi="Times New Roman" w:cs="Times New Roman"/>
        </w:rPr>
        <w:t xml:space="preserve"> </w:t>
      </w:r>
      <w:r w:rsidR="00CF503C">
        <w:rPr>
          <w:rFonts w:ascii="Times New Roman" w:hAnsi="Times New Roman" w:cs="Times New Roman"/>
        </w:rPr>
        <w:t xml:space="preserve">space </w:t>
      </w:r>
      <w:r>
        <w:rPr>
          <w:rFonts w:ascii="Times New Roman" w:hAnsi="Times New Roman" w:cs="Times New Roman"/>
        </w:rPr>
        <w:t>are strictly increasing in income.  Th</w:t>
      </w:r>
      <w:r w:rsidR="00413DD7">
        <w:rPr>
          <w:rFonts w:ascii="Times New Roman" w:hAnsi="Times New Roman" w:cs="Times New Roman"/>
        </w:rPr>
        <w:t xml:space="preserve">ese assumptions </w:t>
      </w:r>
      <w:r>
        <w:rPr>
          <w:rFonts w:ascii="Times New Roman" w:hAnsi="Times New Roman" w:cs="Times New Roman"/>
        </w:rPr>
        <w:t xml:space="preserve">support a sorting equilibrium in which households are perfectly stratified </w:t>
      </w:r>
      <w:r>
        <w:rPr>
          <w:rFonts w:ascii="Times New Roman" w:hAnsi="Times New Roman" w:cs="Times New Roman"/>
        </w:rPr>
        <w:lastRenderedPageBreak/>
        <w:t>across communities by income.</w:t>
      </w:r>
      <w:r w:rsidR="00AC7F59">
        <w:rPr>
          <w:rFonts w:ascii="Times New Roman" w:hAnsi="Times New Roman" w:cs="Times New Roman"/>
        </w:rPr>
        <w:t xml:space="preserve">  Figure 3</w:t>
      </w:r>
      <w:r w:rsidR="00CC74BC">
        <w:rPr>
          <w:rFonts w:ascii="Times New Roman" w:hAnsi="Times New Roman" w:cs="Times New Roman"/>
        </w:rPr>
        <w:t xml:space="preserve"> illustrates this idea with a</w:t>
      </w:r>
      <w:r w:rsidR="00B84F84">
        <w:rPr>
          <w:rFonts w:ascii="Times New Roman" w:hAnsi="Times New Roman" w:cs="Times New Roman"/>
        </w:rPr>
        <w:t xml:space="preserve"> two-community model.  Household </w:t>
      </w:r>
      <w:r w:rsidR="00B84F84" w:rsidRPr="00B84F84">
        <w:rPr>
          <w:rFonts w:ascii="Times New Roman" w:hAnsi="Times New Roman" w:cs="Times New Roman"/>
          <w:i/>
        </w:rPr>
        <w:t>b</w:t>
      </w:r>
      <w:r w:rsidR="00B84F84">
        <w:rPr>
          <w:rFonts w:ascii="Times New Roman" w:hAnsi="Times New Roman" w:cs="Times New Roman"/>
        </w:rPr>
        <w:t xml:space="preserve">, with income </w:t>
      </w:r>
      <w:proofErr w:type="spellStart"/>
      <w:r w:rsidR="00B84F84" w:rsidRPr="00B84F84">
        <w:rPr>
          <w:rFonts w:ascii="Times New Roman" w:hAnsi="Times New Roman" w:cs="Times New Roman"/>
          <w:i/>
        </w:rPr>
        <w:t>y</w:t>
      </w:r>
      <w:r w:rsidR="00B84F84" w:rsidRPr="00B84F84">
        <w:rPr>
          <w:rFonts w:ascii="Times New Roman" w:hAnsi="Times New Roman" w:cs="Times New Roman"/>
          <w:i/>
          <w:vertAlign w:val="subscript"/>
        </w:rPr>
        <w:t>b</w:t>
      </w:r>
      <w:proofErr w:type="spellEnd"/>
      <w:r w:rsidR="00B84F84">
        <w:rPr>
          <w:rFonts w:ascii="Times New Roman" w:hAnsi="Times New Roman" w:cs="Times New Roman"/>
        </w:rPr>
        <w:t xml:space="preserve">, </w:t>
      </w:r>
      <w:r w:rsidR="00CC74BC">
        <w:rPr>
          <w:rFonts w:ascii="Times New Roman" w:hAnsi="Times New Roman" w:cs="Times New Roman"/>
        </w:rPr>
        <w:t>is exactly indifferent between the two communities.  Any household with income less than that of</w:t>
      </w:r>
      <w:r w:rsidR="00B84F84">
        <w:rPr>
          <w:rFonts w:ascii="Times New Roman" w:hAnsi="Times New Roman" w:cs="Times New Roman"/>
        </w:rPr>
        <w:t xml:space="preserve"> household </w:t>
      </w:r>
      <w:r w:rsidR="00B84F84" w:rsidRPr="00B84F84">
        <w:rPr>
          <w:rFonts w:ascii="Times New Roman" w:hAnsi="Times New Roman" w:cs="Times New Roman"/>
          <w:i/>
        </w:rPr>
        <w:t>b</w:t>
      </w:r>
      <w:r w:rsidR="00B84F84">
        <w:rPr>
          <w:rFonts w:ascii="Times New Roman" w:hAnsi="Times New Roman" w:cs="Times New Roman"/>
        </w:rPr>
        <w:t xml:space="preserve"> </w:t>
      </w:r>
      <w:r w:rsidR="00CC74BC">
        <w:rPr>
          <w:rFonts w:ascii="Times New Roman" w:hAnsi="Times New Roman" w:cs="Times New Roman"/>
        </w:rPr>
        <w:t>will choose community #1, while any household with income greater than that of</w:t>
      </w:r>
      <w:r w:rsidR="00B84F84">
        <w:rPr>
          <w:rFonts w:ascii="Times New Roman" w:hAnsi="Times New Roman" w:cs="Times New Roman"/>
        </w:rPr>
        <w:t xml:space="preserve"> household </w:t>
      </w:r>
      <w:r w:rsidR="00B84F84" w:rsidRPr="00B84F84">
        <w:rPr>
          <w:rFonts w:ascii="Times New Roman" w:hAnsi="Times New Roman" w:cs="Times New Roman"/>
          <w:i/>
        </w:rPr>
        <w:t>b</w:t>
      </w:r>
      <w:r w:rsidR="00B84F84">
        <w:rPr>
          <w:rFonts w:ascii="Times New Roman" w:hAnsi="Times New Roman" w:cs="Times New Roman"/>
        </w:rPr>
        <w:t xml:space="preserve"> </w:t>
      </w:r>
      <w:r w:rsidR="00CC74BC">
        <w:rPr>
          <w:rFonts w:ascii="Times New Roman" w:hAnsi="Times New Roman" w:cs="Times New Roman"/>
        </w:rPr>
        <w:t>will choose community #2.</w:t>
      </w:r>
    </w:p>
    <w:p w14:paraId="6D0FBC15" w14:textId="561D55C0" w:rsidR="0042027D" w:rsidRDefault="00B84F84" w:rsidP="00B84F84">
      <w:pPr>
        <w:spacing w:line="480"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46BFA836" wp14:editId="3BBE204E">
            <wp:extent cx="3606530" cy="378720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304" cy="3790115"/>
                    </a:xfrm>
                    <a:prstGeom prst="rect">
                      <a:avLst/>
                    </a:prstGeom>
                    <a:noFill/>
                    <a:ln>
                      <a:noFill/>
                    </a:ln>
                  </pic:spPr>
                </pic:pic>
              </a:graphicData>
            </a:graphic>
          </wp:inline>
        </w:drawing>
      </w:r>
    </w:p>
    <w:p w14:paraId="0D038D1D" w14:textId="492A0228" w:rsidR="00CC74BC" w:rsidRDefault="00AC7F59" w:rsidP="00B84F84">
      <w:pPr>
        <w:spacing w:line="480" w:lineRule="auto"/>
        <w:jc w:val="center"/>
        <w:rPr>
          <w:rFonts w:ascii="Times New Roman" w:hAnsi="Times New Roman" w:cs="Times New Roman"/>
        </w:rPr>
      </w:pPr>
      <w:r>
        <w:rPr>
          <w:rFonts w:ascii="Times New Roman" w:hAnsi="Times New Roman" w:cs="Times New Roman"/>
        </w:rPr>
        <w:t>Figure 3:  Single-Crossing Property</w:t>
      </w:r>
    </w:p>
    <w:p w14:paraId="0FA8D2BA" w14:textId="77777777" w:rsidR="00CC74BC" w:rsidRDefault="00CC74BC" w:rsidP="00CC74BC">
      <w:pPr>
        <w:spacing w:line="480" w:lineRule="auto"/>
        <w:ind w:firstLine="720"/>
        <w:rPr>
          <w:rFonts w:ascii="Times New Roman" w:hAnsi="Times New Roman" w:cs="Times New Roman"/>
        </w:rPr>
      </w:pPr>
      <w:r>
        <w:rPr>
          <w:rFonts w:ascii="Times New Roman" w:hAnsi="Times New Roman" w:cs="Times New Roman"/>
        </w:rPr>
        <w:t xml:space="preserve">Using the restrictions from </w:t>
      </w:r>
      <w:proofErr w:type="spellStart"/>
      <w:r>
        <w:rPr>
          <w:rFonts w:ascii="Times New Roman" w:hAnsi="Times New Roman" w:cs="Times New Roman"/>
        </w:rPr>
        <w:t>Ellickson</w:t>
      </w:r>
      <w:proofErr w:type="spellEnd"/>
      <w:r>
        <w:rPr>
          <w:rFonts w:ascii="Times New Roman" w:hAnsi="Times New Roman" w:cs="Times New Roman"/>
        </w:rPr>
        <w:t xml:space="preserve"> (1971), </w:t>
      </w:r>
      <w:proofErr w:type="spellStart"/>
      <w:r>
        <w:rPr>
          <w:rFonts w:ascii="Times New Roman" w:hAnsi="Times New Roman" w:cs="Times New Roman"/>
        </w:rPr>
        <w:t>Westoff</w:t>
      </w:r>
      <w:proofErr w:type="spellEnd"/>
      <w:r>
        <w:rPr>
          <w:rFonts w:ascii="Times New Roman" w:hAnsi="Times New Roman" w:cs="Times New Roman"/>
        </w:rPr>
        <w:t xml:space="preserve"> (1977) proved that a sorting equilibrium exists in a model where households in each community vote to determine public good provision and community-specific tax rates.  </w:t>
      </w:r>
      <w:proofErr w:type="spellStart"/>
      <w:r>
        <w:rPr>
          <w:rFonts w:ascii="Times New Roman" w:hAnsi="Times New Roman" w:cs="Times New Roman"/>
        </w:rPr>
        <w:t>Epple</w:t>
      </w:r>
      <w:proofErr w:type="spellEnd"/>
      <w:r>
        <w:rPr>
          <w:rFonts w:ascii="Times New Roman" w:hAnsi="Times New Roman" w:cs="Times New Roman"/>
        </w:rPr>
        <w:t xml:space="preserve">, </w:t>
      </w:r>
      <w:proofErr w:type="spellStart"/>
      <w:r>
        <w:rPr>
          <w:rFonts w:ascii="Times New Roman" w:hAnsi="Times New Roman" w:cs="Times New Roman"/>
        </w:rPr>
        <w:t>Filamon</w:t>
      </w:r>
      <w:proofErr w:type="spellEnd"/>
      <w:r>
        <w:rPr>
          <w:rFonts w:ascii="Times New Roman" w:hAnsi="Times New Roman" w:cs="Times New Roman"/>
        </w:rPr>
        <w:t xml:space="preserve"> and </w:t>
      </w:r>
      <w:proofErr w:type="spellStart"/>
      <w:r>
        <w:rPr>
          <w:rFonts w:ascii="Times New Roman" w:hAnsi="Times New Roman" w:cs="Times New Roman"/>
        </w:rPr>
        <w:t>Romer</w:t>
      </w:r>
      <w:proofErr w:type="spellEnd"/>
      <w:r>
        <w:rPr>
          <w:rFonts w:ascii="Times New Roman" w:hAnsi="Times New Roman" w:cs="Times New Roman"/>
        </w:rPr>
        <w:t xml:space="preserve"> (1984) extend </w:t>
      </w:r>
      <w:proofErr w:type="spellStart"/>
      <w:r>
        <w:rPr>
          <w:rFonts w:ascii="Times New Roman" w:hAnsi="Times New Roman" w:cs="Times New Roman"/>
        </w:rPr>
        <w:t>Westoff’s</w:t>
      </w:r>
      <w:proofErr w:type="spellEnd"/>
      <w:r>
        <w:rPr>
          <w:rFonts w:ascii="Times New Roman" w:hAnsi="Times New Roman" w:cs="Times New Roman"/>
        </w:rPr>
        <w:t xml:space="preserve"> model to include a housing market that must clear within each community.</w:t>
      </w:r>
    </w:p>
    <w:p w14:paraId="038FE2C1" w14:textId="39CEBB25" w:rsidR="00CC74BC" w:rsidRDefault="00CC74BC" w:rsidP="00CF503C">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While these models formalized </w:t>
      </w:r>
      <w:proofErr w:type="spellStart"/>
      <w:r>
        <w:rPr>
          <w:rFonts w:ascii="Times New Roman" w:hAnsi="Times New Roman" w:cs="Times New Roman"/>
        </w:rPr>
        <w:t>Tiebout’s</w:t>
      </w:r>
      <w:proofErr w:type="spellEnd"/>
      <w:r>
        <w:rPr>
          <w:rFonts w:ascii="Times New Roman" w:hAnsi="Times New Roman" w:cs="Times New Roman"/>
        </w:rPr>
        <w:t xml:space="preserve"> theory, they unfortunately did a poor job of describing data from the real world.  The reason for this was simply because, after ordering households by the quality of</w:t>
      </w:r>
      <w:r w:rsidR="00F8359C">
        <w:rPr>
          <w:rFonts w:ascii="Times New Roman" w:hAnsi="Times New Roman" w:cs="Times New Roman"/>
        </w:rPr>
        <w:t xml:space="preserve"> their public goods provision</w:t>
      </w:r>
      <w:proofErr w:type="gramStart"/>
      <w:r w:rsidR="00F8359C">
        <w:rPr>
          <w:rFonts w:ascii="Times New Roman" w:hAnsi="Times New Roman" w:cs="Times New Roman"/>
        </w:rPr>
        <w:t xml:space="preserve">, </w:t>
      </w:r>
      <w:proofErr w:type="gramEnd"/>
      <w:r w:rsidR="00C4130E">
        <w:rPr>
          <w:rFonts w:ascii="Times New Roman" w:hAnsi="Times New Roman" w:cs="Times New Roman"/>
          <w:position w:val="-12"/>
        </w:rPr>
        <w:pict w14:anchorId="2671F2A2">
          <v:shape id="_x0000_i1049" type="#_x0000_t75" style="width:79.5pt;height:19pt">
            <v:imagedata r:id="rId36" o:title=""/>
          </v:shape>
        </w:pict>
      </w:r>
      <w:r>
        <w:rPr>
          <w:rFonts w:ascii="Times New Roman" w:hAnsi="Times New Roman" w:cs="Times New Roman"/>
        </w:rPr>
        <w:t xml:space="preserve">, it was not typically the case that communities were </w:t>
      </w:r>
      <w:r w:rsidR="001B226E">
        <w:rPr>
          <w:rFonts w:ascii="Times New Roman" w:hAnsi="Times New Roman" w:cs="Times New Roman"/>
        </w:rPr>
        <w:t xml:space="preserve">actually </w:t>
      </w:r>
      <w:r>
        <w:rPr>
          <w:rFonts w:ascii="Times New Roman" w:hAnsi="Times New Roman" w:cs="Times New Roman"/>
        </w:rPr>
        <w:t>partitioned by income.  In reality, community-specific</w:t>
      </w:r>
      <w:r w:rsidR="00CF503C">
        <w:rPr>
          <w:rFonts w:ascii="Times New Roman" w:hAnsi="Times New Roman" w:cs="Times New Roman"/>
        </w:rPr>
        <w:t xml:space="preserve"> income distributions overlap</w:t>
      </w:r>
      <w:r>
        <w:rPr>
          <w:rFonts w:ascii="Times New Roman" w:hAnsi="Times New Roman" w:cs="Times New Roman"/>
        </w:rPr>
        <w:t xml:space="preserve"> considerably.  </w:t>
      </w:r>
      <w:proofErr w:type="spellStart"/>
      <w:r>
        <w:rPr>
          <w:rFonts w:ascii="Times New Roman" w:hAnsi="Times New Roman" w:cs="Times New Roman"/>
        </w:rPr>
        <w:t>Eppl</w:t>
      </w:r>
      <w:r w:rsidR="001B226E">
        <w:rPr>
          <w:rFonts w:ascii="Times New Roman" w:hAnsi="Times New Roman" w:cs="Times New Roman"/>
        </w:rPr>
        <w:t>e</w:t>
      </w:r>
      <w:proofErr w:type="spellEnd"/>
      <w:r w:rsidR="001B226E">
        <w:rPr>
          <w:rFonts w:ascii="Times New Roman" w:hAnsi="Times New Roman" w:cs="Times New Roman"/>
        </w:rPr>
        <w:t xml:space="preserve"> and Platt (1998) </w:t>
      </w:r>
      <w:r w:rsidR="00AC7F59">
        <w:rPr>
          <w:rFonts w:ascii="Times New Roman" w:hAnsi="Times New Roman" w:cs="Times New Roman"/>
        </w:rPr>
        <w:t xml:space="preserve">therefore </w:t>
      </w:r>
      <w:r w:rsidR="001B226E">
        <w:rPr>
          <w:rFonts w:ascii="Times New Roman" w:hAnsi="Times New Roman" w:cs="Times New Roman"/>
        </w:rPr>
        <w:t>extended the</w:t>
      </w:r>
      <w:r>
        <w:rPr>
          <w:rFonts w:ascii="Times New Roman" w:hAnsi="Times New Roman" w:cs="Times New Roman"/>
        </w:rPr>
        <w:t xml:space="preserve"> </w:t>
      </w:r>
      <w:r w:rsidR="001B226E">
        <w:rPr>
          <w:rFonts w:ascii="Times New Roman" w:hAnsi="Times New Roman" w:cs="Times New Roman"/>
        </w:rPr>
        <w:t xml:space="preserve">vertical </w:t>
      </w:r>
      <w:r>
        <w:rPr>
          <w:rFonts w:ascii="Times New Roman" w:hAnsi="Times New Roman" w:cs="Times New Roman"/>
        </w:rPr>
        <w:t>modeling structure to accommodate this feature of the data by allowing households to have heterogeneous preferences for public goods</w:t>
      </w:r>
      <w:r w:rsidR="001B226E">
        <w:rPr>
          <w:rFonts w:ascii="Times New Roman" w:hAnsi="Times New Roman" w:cs="Times New Roman"/>
        </w:rPr>
        <w:t xml:space="preserve">; household </w:t>
      </w:r>
      <w:r w:rsidR="001B226E" w:rsidRPr="001B226E">
        <w:rPr>
          <w:rFonts w:ascii="Times New Roman" w:hAnsi="Times New Roman" w:cs="Times New Roman"/>
          <w:i/>
        </w:rPr>
        <w:t>i</w:t>
      </w:r>
      <w:r w:rsidR="001B226E">
        <w:rPr>
          <w:rFonts w:ascii="Times New Roman" w:hAnsi="Times New Roman" w:cs="Times New Roman"/>
        </w:rPr>
        <w:t xml:space="preserve">’s relative preference for public goods is described </w:t>
      </w:r>
      <w:proofErr w:type="gramStart"/>
      <w:r w:rsidR="001B226E">
        <w:rPr>
          <w:rFonts w:ascii="Times New Roman" w:hAnsi="Times New Roman" w:cs="Times New Roman"/>
        </w:rPr>
        <w:t xml:space="preserve">by </w:t>
      </w:r>
      <w:proofErr w:type="gramEnd"/>
      <w:r w:rsidR="00C4130E">
        <w:rPr>
          <w:rFonts w:ascii="Times New Roman" w:hAnsi="Times New Roman" w:cs="Times New Roman"/>
          <w:position w:val="-12"/>
        </w:rPr>
        <w:pict w14:anchorId="3B483346">
          <v:shape id="_x0000_i1050" type="#_x0000_t75" style="width:14.4pt;height:19pt">
            <v:imagedata r:id="rId31" o:title=""/>
          </v:shape>
        </w:pict>
      </w:r>
      <w:r>
        <w:rPr>
          <w:rFonts w:ascii="Times New Roman" w:hAnsi="Times New Roman" w:cs="Times New Roman"/>
        </w:rPr>
        <w:t xml:space="preserve">.  Equilibrium is then characterized by a generalized single-crossing restriction.  In particular, an “indirect indifference curve” in </w:t>
      </w:r>
      <w:r w:rsidR="00C4130E">
        <w:rPr>
          <w:rFonts w:ascii="Times New Roman" w:hAnsi="Times New Roman" w:cs="Times New Roman"/>
          <w:position w:val="-10"/>
        </w:rPr>
        <w:pict w14:anchorId="4AAE33A8">
          <v:shape id="_x0000_i1051" type="#_x0000_t75" style="width:31.7pt;height:16.15pt">
            <v:imagedata r:id="rId34" o:title=""/>
          </v:shape>
        </w:pict>
      </w:r>
      <w:r w:rsidR="00F8359C">
        <w:rPr>
          <w:rFonts w:ascii="Times New Roman" w:hAnsi="Times New Roman" w:cs="Times New Roman"/>
        </w:rPr>
        <w:t xml:space="preserve"> space is assumed to be monotonically increasing in</w:t>
      </w:r>
      <w:r w:rsidR="00AC7F59">
        <w:rPr>
          <w:rFonts w:ascii="Times New Roman" w:hAnsi="Times New Roman" w:cs="Times New Roman"/>
        </w:rPr>
        <w:t xml:space="preserve"> </w:t>
      </w:r>
      <w:r w:rsidR="00AC7F59" w:rsidRPr="00AC7F59">
        <w:rPr>
          <w:rFonts w:ascii="Times New Roman" w:hAnsi="Times New Roman" w:cs="Times New Roman"/>
          <w:i/>
        </w:rPr>
        <w:t>y</w:t>
      </w:r>
      <w:r w:rsidR="00AC7F59">
        <w:rPr>
          <w:rFonts w:ascii="Times New Roman" w:hAnsi="Times New Roman" w:cs="Times New Roman"/>
        </w:rPr>
        <w:t xml:space="preserve"> conditional upon </w:t>
      </w:r>
      <w:r w:rsidR="00C4130E">
        <w:rPr>
          <w:rFonts w:ascii="Times New Roman" w:hAnsi="Times New Roman" w:cs="Times New Roman"/>
          <w:position w:val="-6"/>
        </w:rPr>
        <w:pict w14:anchorId="188E44FF">
          <v:shape id="_x0000_i1052" type="#_x0000_t75" style="width:12.1pt;height:10.95pt">
            <v:imagedata r:id="rId37" o:title=""/>
          </v:shape>
        </w:pict>
      </w:r>
      <w:r w:rsidR="00AC7F59">
        <w:rPr>
          <w:rFonts w:ascii="Times New Roman" w:hAnsi="Times New Roman" w:cs="Times New Roman"/>
        </w:rPr>
        <w:t xml:space="preserve"> and in </w:t>
      </w:r>
      <w:r w:rsidR="00C4130E">
        <w:rPr>
          <w:rFonts w:ascii="Times New Roman" w:hAnsi="Times New Roman" w:cs="Times New Roman"/>
          <w:position w:val="-6"/>
        </w:rPr>
        <w:pict w14:anchorId="6FC012A3">
          <v:shape id="_x0000_i1053" type="#_x0000_t75" style="width:12.1pt;height:10.95pt">
            <v:imagedata r:id="rId37" o:title=""/>
          </v:shape>
        </w:pict>
      </w:r>
      <w:r w:rsidR="00AC7F59">
        <w:rPr>
          <w:rFonts w:ascii="Times New Roman" w:hAnsi="Times New Roman" w:cs="Times New Roman"/>
        </w:rPr>
        <w:t xml:space="preserve"> conditional upon </w:t>
      </w:r>
      <w:r w:rsidR="00AC7F59" w:rsidRPr="00AC7F59">
        <w:rPr>
          <w:rFonts w:ascii="Times New Roman" w:hAnsi="Times New Roman" w:cs="Times New Roman"/>
          <w:i/>
        </w:rPr>
        <w:t>y</w:t>
      </w:r>
      <w:r w:rsidR="00AC7F59">
        <w:rPr>
          <w:rFonts w:ascii="Times New Roman" w:hAnsi="Times New Roman" w:cs="Times New Roman"/>
        </w:rPr>
        <w:t>.</w:t>
      </w:r>
    </w:p>
    <w:p w14:paraId="145D7ADA" w14:textId="66BB1472" w:rsidR="00F8359C" w:rsidRDefault="00F8359C" w:rsidP="00CC74BC">
      <w:pPr>
        <w:spacing w:line="480" w:lineRule="auto"/>
        <w:ind w:firstLine="720"/>
        <w:rPr>
          <w:rFonts w:ascii="Times New Roman" w:hAnsi="Times New Roman" w:cs="Times New Roman"/>
        </w:rPr>
      </w:pPr>
      <w:r>
        <w:rPr>
          <w:rFonts w:ascii="Times New Roman" w:hAnsi="Times New Roman" w:cs="Times New Roman"/>
        </w:rPr>
        <w:t>The single crossing property now implies three different equilibrium results that characterize sorting by each household type:  (</w:t>
      </w:r>
      <w:proofErr w:type="spellStart"/>
      <w:r>
        <w:rPr>
          <w:rFonts w:ascii="Times New Roman" w:hAnsi="Times New Roman" w:cs="Times New Roman"/>
        </w:rPr>
        <w:t>i</w:t>
      </w:r>
      <w:proofErr w:type="spellEnd"/>
      <w:r>
        <w:rPr>
          <w:rFonts w:ascii="Times New Roman" w:hAnsi="Times New Roman" w:cs="Times New Roman"/>
        </w:rPr>
        <w:t>) boundary indifference, (ii) stratification, and (iii) increasing bundles.  Organizing communities by their indices of public good provision</w:t>
      </w:r>
      <w:proofErr w:type="gramStart"/>
      <w:r>
        <w:rPr>
          <w:rFonts w:ascii="Times New Roman" w:hAnsi="Times New Roman" w:cs="Times New Roman"/>
        </w:rPr>
        <w:t xml:space="preserve">, </w:t>
      </w:r>
      <w:proofErr w:type="gramEnd"/>
      <w:r w:rsidR="00C4130E">
        <w:rPr>
          <w:rFonts w:ascii="Times New Roman" w:hAnsi="Times New Roman" w:cs="Times New Roman"/>
          <w:position w:val="-12"/>
        </w:rPr>
        <w:pict w14:anchorId="15D431C7">
          <v:shape id="_x0000_i1054" type="#_x0000_t75" style="width:79.5pt;height:19pt">
            <v:imagedata r:id="rId36" o:title=""/>
          </v:shape>
        </w:pict>
      </w:r>
      <w:r>
        <w:rPr>
          <w:rFonts w:ascii="Times New Roman" w:hAnsi="Times New Roman" w:cs="Times New Roman"/>
        </w:rPr>
        <w:t xml:space="preserve">, boundary indifference requires a household on the border between two communities in </w:t>
      </w:r>
      <w:r w:rsidR="00C4130E">
        <w:rPr>
          <w:rFonts w:ascii="Times New Roman" w:hAnsi="Times New Roman" w:cs="Times New Roman"/>
          <w:position w:val="-10"/>
        </w:rPr>
        <w:pict w14:anchorId="1BB5D8C4">
          <v:shape id="_x0000_i1055" type="#_x0000_t75" style="width:31.7pt;height:16.15pt">
            <v:imagedata r:id="rId38" o:title=""/>
          </v:shape>
        </w:pict>
      </w:r>
      <w:r>
        <w:rPr>
          <w:rFonts w:ascii="Times New Roman" w:hAnsi="Times New Roman" w:cs="Times New Roman"/>
        </w:rPr>
        <w:t xml:space="preserve"> space to be indifferent between those two communities.</w:t>
      </w:r>
    </w:p>
    <w:p w14:paraId="43B1AF7A" w14:textId="40744C2B" w:rsidR="00F8359C" w:rsidRDefault="00B84F84" w:rsidP="00CC74BC">
      <w:pPr>
        <w:spacing w:line="480" w:lineRule="auto"/>
        <w:ind w:firstLine="720"/>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771C56DD" wp14:editId="50C18F3A">
            <wp:extent cx="3083411" cy="2504527"/>
            <wp:effectExtent l="0" t="0" r="0" b="1016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411" cy="2504527"/>
                    </a:xfrm>
                    <a:prstGeom prst="rect">
                      <a:avLst/>
                    </a:prstGeom>
                    <a:noFill/>
                    <a:ln>
                      <a:noFill/>
                    </a:ln>
                  </pic:spPr>
                </pic:pic>
              </a:graphicData>
            </a:graphic>
          </wp:inline>
        </w:drawing>
      </w:r>
    </w:p>
    <w:p w14:paraId="5531DD0C" w14:textId="33434A3C" w:rsidR="00F8359C" w:rsidRDefault="00F8359C" w:rsidP="00F8359C">
      <w:pPr>
        <w:spacing w:line="480" w:lineRule="auto"/>
        <w:rPr>
          <w:rFonts w:ascii="Times New Roman" w:hAnsi="Times New Roman" w:cs="Times New Roman"/>
        </w:rPr>
      </w:pPr>
      <w:r>
        <w:rPr>
          <w:rFonts w:ascii="Times New Roman" w:hAnsi="Times New Roman" w:cs="Times New Roman"/>
        </w:rPr>
        <w:t>Increasing bundles requires that for any two communities in the ordering (</w:t>
      </w:r>
      <w:r w:rsidRPr="001B226E">
        <w:rPr>
          <w:rFonts w:ascii="Times New Roman" w:hAnsi="Times New Roman" w:cs="Times New Roman"/>
          <w:i/>
        </w:rPr>
        <w:t>j</w:t>
      </w:r>
      <w:r>
        <w:rPr>
          <w:rFonts w:ascii="Times New Roman" w:hAnsi="Times New Roman" w:cs="Times New Roman"/>
        </w:rPr>
        <w:t xml:space="preserve">, </w:t>
      </w:r>
      <w:r w:rsidRPr="001B226E">
        <w:rPr>
          <w:rFonts w:ascii="Times New Roman" w:hAnsi="Times New Roman" w:cs="Times New Roman"/>
          <w:i/>
        </w:rPr>
        <w:t>j</w:t>
      </w:r>
      <w:r>
        <w:rPr>
          <w:rFonts w:ascii="Times New Roman" w:hAnsi="Times New Roman" w:cs="Times New Roman"/>
        </w:rPr>
        <w:t>+1), the following must be true:</w:t>
      </w:r>
    </w:p>
    <w:p w14:paraId="74F9EE99" w14:textId="77777777" w:rsidR="00F8359C" w:rsidRDefault="00F8359C" w:rsidP="00F8359C">
      <w:pPr>
        <w:spacing w:line="480" w:lineRule="auto"/>
        <w:rPr>
          <w:rFonts w:ascii="Times New Roman" w:hAnsi="Times New Roman" w:cs="Times New Roman"/>
        </w:rPr>
      </w:pPr>
    </w:p>
    <w:p w14:paraId="0DCFFE23" w14:textId="6BFC85E3" w:rsidR="00E76049" w:rsidRDefault="00C4130E" w:rsidP="00806B4B">
      <w:pPr>
        <w:spacing w:line="480" w:lineRule="auto"/>
        <w:jc w:val="right"/>
        <w:rPr>
          <w:rFonts w:ascii="Times New Roman" w:hAnsi="Times New Roman" w:cs="Times New Roman"/>
        </w:rPr>
      </w:pPr>
      <w:r>
        <w:rPr>
          <w:rFonts w:ascii="Times New Roman" w:hAnsi="Times New Roman" w:cs="Times New Roman"/>
          <w:position w:val="-16"/>
        </w:rPr>
        <w:pict w14:anchorId="7F552CF3">
          <v:shape id="_x0000_i1056" type="#_x0000_t75" style="width:235.6pt;height:21.3pt">
            <v:imagedata r:id="rId40" o:title=""/>
          </v:shape>
        </w:pict>
      </w:r>
      <w:r w:rsidR="00806B4B">
        <w:rPr>
          <w:rFonts w:ascii="Times New Roman" w:hAnsi="Times New Roman" w:cs="Times New Roman"/>
          <w:position w:val="-16"/>
        </w:rPr>
        <w:t xml:space="preserve">                 </w:t>
      </w:r>
      <w:r w:rsidR="00A4127D">
        <w:rPr>
          <w:rFonts w:ascii="Times New Roman" w:hAnsi="Times New Roman" w:cs="Times New Roman"/>
          <w:position w:val="-16"/>
        </w:rPr>
        <w:t xml:space="preserve">           (5</w:t>
      </w:r>
      <w:r w:rsidR="00806B4B">
        <w:rPr>
          <w:rFonts w:ascii="Times New Roman" w:hAnsi="Times New Roman" w:cs="Times New Roman"/>
          <w:position w:val="-16"/>
        </w:rPr>
        <w:t>)</w:t>
      </w:r>
    </w:p>
    <w:p w14:paraId="3783B3F1" w14:textId="77777777" w:rsidR="00F8359C" w:rsidRDefault="00F8359C" w:rsidP="00F8359C">
      <w:pPr>
        <w:spacing w:line="480" w:lineRule="auto"/>
        <w:rPr>
          <w:rFonts w:ascii="Times New Roman" w:hAnsi="Times New Roman" w:cs="Times New Roman"/>
        </w:rPr>
      </w:pPr>
    </w:p>
    <w:p w14:paraId="48AF81BA" w14:textId="1010A818" w:rsidR="00F8359C" w:rsidRDefault="00F8359C" w:rsidP="00F8359C">
      <w:pPr>
        <w:spacing w:line="480" w:lineRule="auto"/>
        <w:rPr>
          <w:rFonts w:ascii="Times New Roman" w:hAnsi="Times New Roman" w:cs="Times New Roman"/>
        </w:rPr>
      </w:pPr>
      <w:r>
        <w:rPr>
          <w:rFonts w:ascii="Times New Roman" w:hAnsi="Times New Roman" w:cs="Times New Roman"/>
        </w:rPr>
        <w:t>i.e., the ranking of communities by public goods must match their ranking by price.</w:t>
      </w:r>
    </w:p>
    <w:p w14:paraId="0FAF609A" w14:textId="5B55105E" w:rsidR="0042027D" w:rsidRDefault="00F8359C" w:rsidP="00362F41">
      <w:pPr>
        <w:spacing w:line="480" w:lineRule="auto"/>
        <w:rPr>
          <w:rFonts w:ascii="Times New Roman" w:hAnsi="Times New Roman" w:cs="Times New Roman"/>
        </w:rPr>
      </w:pPr>
      <w:r>
        <w:rPr>
          <w:rFonts w:ascii="Times New Roman" w:hAnsi="Times New Roman" w:cs="Times New Roman"/>
        </w:rPr>
        <w:t xml:space="preserve">Finally, </w:t>
      </w:r>
      <w:r w:rsidR="00E76049">
        <w:rPr>
          <w:rFonts w:ascii="Times New Roman" w:hAnsi="Times New Roman" w:cs="Times New Roman"/>
        </w:rPr>
        <w:t xml:space="preserve">the stratification property requires that households are stratified across the J ordered locations by </w:t>
      </w:r>
      <w:r w:rsidR="00C4130E">
        <w:rPr>
          <w:rFonts w:ascii="Times New Roman" w:hAnsi="Times New Roman" w:cs="Times New Roman"/>
          <w:position w:val="-10"/>
        </w:rPr>
        <w:pict w14:anchorId="76AD4CE1">
          <v:shape id="_x0000_i1057" type="#_x0000_t75" style="width:24.75pt;height:16.15pt">
            <v:imagedata r:id="rId41" o:title=""/>
          </v:shape>
        </w:pict>
      </w:r>
      <w:r w:rsidR="00E76049">
        <w:rPr>
          <w:rFonts w:ascii="Times New Roman" w:hAnsi="Times New Roman" w:cs="Times New Roman"/>
        </w:rPr>
        <w:t xml:space="preserve"> and </w:t>
      </w:r>
      <w:proofErr w:type="gramStart"/>
      <w:r w:rsidR="00E76049">
        <w:rPr>
          <w:rFonts w:ascii="Times New Roman" w:hAnsi="Times New Roman" w:cs="Times New Roman"/>
        </w:rPr>
        <w:t xml:space="preserve">by </w:t>
      </w:r>
      <w:proofErr w:type="gramEnd"/>
      <w:r w:rsidR="00C4130E">
        <w:rPr>
          <w:rFonts w:ascii="Times New Roman" w:hAnsi="Times New Roman" w:cs="Times New Roman"/>
          <w:position w:val="-10"/>
        </w:rPr>
        <w:pict w14:anchorId="716B4ACC">
          <v:shape id="_x0000_i1058" type="#_x0000_t75" style="width:24.75pt;height:16.15pt">
            <v:imagedata r:id="rId42" o:title=""/>
          </v:shape>
        </w:pict>
      </w:r>
      <w:r w:rsidR="001B226E">
        <w:rPr>
          <w:rFonts w:ascii="Times New Roman" w:hAnsi="Times New Roman" w:cs="Times New Roman"/>
        </w:rPr>
        <w:t>.</w:t>
      </w:r>
    </w:p>
    <w:p w14:paraId="52713041" w14:textId="77777777" w:rsidR="001B226E" w:rsidRDefault="001B226E" w:rsidP="00362F41">
      <w:pPr>
        <w:spacing w:line="480" w:lineRule="auto"/>
        <w:rPr>
          <w:rFonts w:ascii="Times New Roman" w:hAnsi="Times New Roman" w:cs="Times New Roman"/>
        </w:rPr>
      </w:pPr>
    </w:p>
    <w:p w14:paraId="562809B1" w14:textId="663D2A67" w:rsidR="00E76049" w:rsidRDefault="00C4130E" w:rsidP="00806B4B">
      <w:pPr>
        <w:spacing w:line="480" w:lineRule="auto"/>
        <w:jc w:val="right"/>
        <w:rPr>
          <w:rFonts w:ascii="Times New Roman" w:hAnsi="Times New Roman" w:cs="Times New Roman"/>
        </w:rPr>
      </w:pPr>
      <w:r>
        <w:rPr>
          <w:rFonts w:ascii="Times New Roman" w:hAnsi="Times New Roman" w:cs="Times New Roman"/>
          <w:position w:val="-36"/>
        </w:rPr>
        <w:pict w14:anchorId="3D6BF3F7">
          <v:shape id="_x0000_i1059" type="#_x0000_t75" style="width:129.6pt;height:41.45pt">
            <v:imagedata r:id="rId43" o:title=""/>
          </v:shape>
        </w:pict>
      </w:r>
      <w:r w:rsidR="00806B4B">
        <w:rPr>
          <w:rFonts w:ascii="Times New Roman" w:hAnsi="Times New Roman" w:cs="Times New Roman"/>
          <w:position w:val="-36"/>
        </w:rPr>
        <w:t xml:space="preserve">                               </w:t>
      </w:r>
      <w:r w:rsidR="00A4127D">
        <w:rPr>
          <w:rFonts w:ascii="Times New Roman" w:hAnsi="Times New Roman" w:cs="Times New Roman"/>
          <w:position w:val="-36"/>
        </w:rPr>
        <w:t xml:space="preserve">         (6</w:t>
      </w:r>
      <w:r w:rsidR="00806B4B">
        <w:rPr>
          <w:rFonts w:ascii="Times New Roman" w:hAnsi="Times New Roman" w:cs="Times New Roman"/>
          <w:position w:val="-36"/>
        </w:rPr>
        <w:t>)</w:t>
      </w:r>
    </w:p>
    <w:p w14:paraId="5D39AA48" w14:textId="77777777" w:rsidR="00E76049" w:rsidRDefault="00E76049" w:rsidP="00362F41">
      <w:pPr>
        <w:spacing w:line="480" w:lineRule="auto"/>
        <w:rPr>
          <w:rFonts w:ascii="Times New Roman" w:hAnsi="Times New Roman" w:cs="Times New Roman"/>
        </w:rPr>
      </w:pPr>
    </w:p>
    <w:p w14:paraId="5908B09A" w14:textId="77B3CEE5" w:rsidR="00E76049" w:rsidRDefault="0046137B" w:rsidP="00362F41">
      <w:pPr>
        <w:spacing w:line="480" w:lineRule="auto"/>
        <w:rPr>
          <w:rFonts w:ascii="Times New Roman" w:hAnsi="Times New Roman" w:cs="Times New Roman"/>
        </w:rPr>
      </w:pPr>
      <w:r>
        <w:rPr>
          <w:rFonts w:ascii="Times New Roman" w:hAnsi="Times New Roman" w:cs="Times New Roman"/>
        </w:rPr>
        <w:t>Equilibrium with preference heterogeneity can therefore be reconciled with overlapping income distributions across locations.</w:t>
      </w:r>
    </w:p>
    <w:p w14:paraId="71280B50" w14:textId="6A554915" w:rsidR="00146E2C" w:rsidRDefault="00146E2C" w:rsidP="00362F41">
      <w:pPr>
        <w:spacing w:line="480" w:lineRule="auto"/>
        <w:rPr>
          <w:rFonts w:ascii="Times New Roman" w:hAnsi="Times New Roman" w:cs="Times New Roman"/>
        </w:rPr>
      </w:pPr>
      <w:r>
        <w:rPr>
          <w:rFonts w:ascii="Times New Roman" w:hAnsi="Times New Roman" w:cs="Times New Roman"/>
        </w:rPr>
        <w:lastRenderedPageBreak/>
        <w:tab/>
        <w:t xml:space="preserve">Proof of existence of </w:t>
      </w:r>
      <w:proofErr w:type="gramStart"/>
      <w:r>
        <w:rPr>
          <w:rFonts w:ascii="Times New Roman" w:hAnsi="Times New Roman" w:cs="Times New Roman"/>
        </w:rPr>
        <w:t>an equilibrium</w:t>
      </w:r>
      <w:proofErr w:type="gramEnd"/>
      <w:r>
        <w:rPr>
          <w:rFonts w:ascii="Times New Roman" w:hAnsi="Times New Roman" w:cs="Times New Roman"/>
        </w:rPr>
        <w:t xml:space="preserve"> can be obtained simply by computing the vector of prices and public goods such that no household could increase its utility by moving.  Proving uniqueness of that equilibrium is more difficult – no such proof exists for the model allowing for preference heterogeneity.  This becomes an issue when the goal is to use the model to predict a counterfactual equilibrium subject to some policy.</w:t>
      </w:r>
    </w:p>
    <w:p w14:paraId="59D56374" w14:textId="15CFB81F" w:rsidR="00146E2C" w:rsidRDefault="001B226E" w:rsidP="00362F41">
      <w:pPr>
        <w:spacing w:line="48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Epple</w:t>
      </w:r>
      <w:proofErr w:type="spellEnd"/>
      <w:r>
        <w:rPr>
          <w:rFonts w:ascii="Times New Roman" w:hAnsi="Times New Roman" w:cs="Times New Roman"/>
        </w:rPr>
        <w:t xml:space="preserve"> and </w:t>
      </w:r>
      <w:proofErr w:type="spellStart"/>
      <w:r>
        <w:rPr>
          <w:rFonts w:ascii="Times New Roman" w:hAnsi="Times New Roman" w:cs="Times New Roman"/>
        </w:rPr>
        <w:t>Sieg</w:t>
      </w:r>
      <w:proofErr w:type="spellEnd"/>
      <w:r>
        <w:rPr>
          <w:rFonts w:ascii="Times New Roman" w:hAnsi="Times New Roman" w:cs="Times New Roman"/>
        </w:rPr>
        <w:t xml:space="preserve"> (1999) were the first to empirically implement the vertic</w:t>
      </w:r>
      <w:r w:rsidR="00AC7F59">
        <w:rPr>
          <w:rFonts w:ascii="Times New Roman" w:hAnsi="Times New Roman" w:cs="Times New Roman"/>
        </w:rPr>
        <w:t xml:space="preserve">al model.  They begin </w:t>
      </w:r>
      <w:r>
        <w:rPr>
          <w:rFonts w:ascii="Times New Roman" w:hAnsi="Times New Roman" w:cs="Times New Roman"/>
        </w:rPr>
        <w:t xml:space="preserve">with a CES </w:t>
      </w:r>
      <w:r w:rsidR="00B84F84">
        <w:rPr>
          <w:rFonts w:ascii="Times New Roman" w:hAnsi="Times New Roman" w:cs="Times New Roman"/>
        </w:rPr>
        <w:t xml:space="preserve">indirect </w:t>
      </w:r>
      <w:r>
        <w:rPr>
          <w:rFonts w:ascii="Times New Roman" w:hAnsi="Times New Roman" w:cs="Times New Roman"/>
        </w:rPr>
        <w:t>utility function</w:t>
      </w:r>
      <w:r w:rsidR="00B84F84">
        <w:rPr>
          <w:rFonts w:ascii="Times New Roman" w:hAnsi="Times New Roman" w:cs="Times New Roman"/>
        </w:rPr>
        <w:t>:</w:t>
      </w:r>
    </w:p>
    <w:p w14:paraId="27190224" w14:textId="77777777" w:rsidR="00B84F84" w:rsidRDefault="00B84F84" w:rsidP="00362F41">
      <w:pPr>
        <w:spacing w:line="480" w:lineRule="auto"/>
        <w:rPr>
          <w:rFonts w:ascii="Times New Roman" w:hAnsi="Times New Roman" w:cs="Times New Roman"/>
        </w:rPr>
      </w:pPr>
    </w:p>
    <w:p w14:paraId="4BCDF04E" w14:textId="156BFBC0" w:rsidR="00B84F84" w:rsidRDefault="00C4130E" w:rsidP="00A4127D">
      <w:pPr>
        <w:spacing w:line="480" w:lineRule="auto"/>
        <w:jc w:val="right"/>
        <w:rPr>
          <w:rFonts w:ascii="Times New Roman" w:hAnsi="Times New Roman" w:cs="Times New Roman"/>
        </w:rPr>
      </w:pPr>
      <w:r>
        <w:rPr>
          <w:rFonts w:ascii="Times New Roman" w:hAnsi="Times New Roman" w:cs="Times New Roman"/>
          <w:position w:val="-42"/>
        </w:rPr>
        <w:pict w14:anchorId="3688AD4A">
          <v:shape id="_x0000_i1060" type="#_x0000_t75" style="width:266.7pt;height:55.3pt">
            <v:imagedata r:id="rId44" o:title=""/>
          </v:shape>
        </w:pict>
      </w:r>
      <w:r w:rsidR="00A4127D">
        <w:rPr>
          <w:rFonts w:ascii="Times New Roman" w:hAnsi="Times New Roman" w:cs="Times New Roman"/>
          <w:position w:val="-42"/>
        </w:rPr>
        <w:t xml:space="preserve">                    (7)</w:t>
      </w:r>
    </w:p>
    <w:p w14:paraId="04032D51" w14:textId="77777777" w:rsidR="001B226E" w:rsidRDefault="001B226E" w:rsidP="00362F41">
      <w:pPr>
        <w:spacing w:line="480" w:lineRule="auto"/>
        <w:rPr>
          <w:rFonts w:ascii="Times New Roman" w:hAnsi="Times New Roman" w:cs="Times New Roman"/>
        </w:rPr>
      </w:pPr>
    </w:p>
    <w:p w14:paraId="08EE2544" w14:textId="46B4D17D" w:rsidR="001B226E" w:rsidRDefault="00AC7F59" w:rsidP="00362F41">
      <w:pPr>
        <w:spacing w:line="480" w:lineRule="auto"/>
        <w:rPr>
          <w:rFonts w:ascii="Times New Roman" w:hAnsi="Times New Roman" w:cs="Times New Roman"/>
        </w:rPr>
      </w:pPr>
      <w:proofErr w:type="gramStart"/>
      <w:r>
        <w:rPr>
          <w:rFonts w:ascii="Times New Roman" w:hAnsi="Times New Roman" w:cs="Times New Roman"/>
        </w:rPr>
        <w:t>w</w:t>
      </w:r>
      <w:r w:rsidR="001B226E">
        <w:rPr>
          <w:rFonts w:ascii="Times New Roman" w:hAnsi="Times New Roman" w:cs="Times New Roman"/>
        </w:rPr>
        <w:t>here</w:t>
      </w:r>
      <w:proofErr w:type="gramEnd"/>
      <w:r w:rsidR="001B226E">
        <w:rPr>
          <w:rFonts w:ascii="Times New Roman" w:hAnsi="Times New Roman" w:cs="Times New Roman"/>
        </w:rPr>
        <w:t xml:space="preserve"> </w:t>
      </w:r>
      <w:r w:rsidR="00C4130E">
        <w:rPr>
          <w:rFonts w:ascii="Times New Roman" w:hAnsi="Times New Roman" w:cs="Times New Roman"/>
          <w:position w:val="-16"/>
        </w:rPr>
        <w:pict w14:anchorId="2B37E4E4">
          <v:shape id="_x0000_i1061" type="#_x0000_t75" style="width:14.4pt;height:21.3pt">
            <v:imagedata r:id="rId45" o:title=""/>
          </v:shape>
        </w:pict>
      </w:r>
      <w:r w:rsidR="001B226E">
        <w:rPr>
          <w:rFonts w:ascii="Times New Roman" w:hAnsi="Times New Roman" w:cs="Times New Roman"/>
        </w:rPr>
        <w:t xml:space="preserve"> </w:t>
      </w:r>
      <w:r w:rsidR="00097E1D">
        <w:rPr>
          <w:rFonts w:ascii="Times New Roman" w:hAnsi="Times New Roman" w:cs="Times New Roman"/>
        </w:rPr>
        <w:t xml:space="preserve">is an index of local public goods associate with location </w:t>
      </w:r>
      <w:r w:rsidR="00097E1D" w:rsidRPr="00BD215F">
        <w:rPr>
          <w:rFonts w:ascii="Times New Roman" w:hAnsi="Times New Roman" w:cs="Times New Roman"/>
          <w:i/>
        </w:rPr>
        <w:t>j</w:t>
      </w:r>
      <w:r w:rsidR="008A79E0">
        <w:rPr>
          <w:rFonts w:ascii="Times New Roman" w:hAnsi="Times New Roman" w:cs="Times New Roman"/>
        </w:rPr>
        <w:t xml:space="preserve">.  </w:t>
      </w:r>
      <w:r w:rsidR="00C4130E">
        <w:rPr>
          <w:rFonts w:ascii="Times New Roman" w:hAnsi="Times New Roman" w:cs="Times New Roman"/>
          <w:position w:val="-12"/>
        </w:rPr>
        <w:pict w14:anchorId="6A2ED9C2">
          <v:shape id="_x0000_i1062" type="#_x0000_t75" style="width:14.4pt;height:19pt">
            <v:imagedata r:id="rId31" o:title=""/>
          </v:shape>
        </w:pict>
      </w:r>
      <w:r w:rsidR="008A79E0">
        <w:rPr>
          <w:rFonts w:ascii="Times New Roman" w:hAnsi="Times New Roman" w:cs="Times New Roman"/>
        </w:rPr>
        <w:t xml:space="preserve"> </w:t>
      </w:r>
      <w:proofErr w:type="gramStart"/>
      <w:r w:rsidR="008A79E0">
        <w:rPr>
          <w:rFonts w:ascii="Times New Roman" w:hAnsi="Times New Roman" w:cs="Times New Roman"/>
        </w:rPr>
        <w:t>represents</w:t>
      </w:r>
      <w:proofErr w:type="gramEnd"/>
      <w:r w:rsidR="008A79E0">
        <w:rPr>
          <w:rFonts w:ascii="Times New Roman" w:hAnsi="Times New Roman" w:cs="Times New Roman"/>
        </w:rPr>
        <w:t xml:space="preserve"> consumer </w:t>
      </w:r>
      <w:r w:rsidR="008A79E0" w:rsidRPr="008A79E0">
        <w:rPr>
          <w:rFonts w:ascii="Times New Roman" w:hAnsi="Times New Roman" w:cs="Times New Roman"/>
          <w:i/>
        </w:rPr>
        <w:t>i</w:t>
      </w:r>
      <w:r w:rsidR="00097E1D">
        <w:rPr>
          <w:rFonts w:ascii="Times New Roman" w:hAnsi="Times New Roman" w:cs="Times New Roman"/>
        </w:rPr>
        <w:t xml:space="preserve">’s preference for public goods relative to private consumption.  </w:t>
      </w:r>
      <w:r w:rsidR="00C4130E">
        <w:rPr>
          <w:rFonts w:ascii="Times New Roman" w:hAnsi="Times New Roman" w:cs="Times New Roman"/>
          <w:position w:val="-16"/>
        </w:rPr>
        <w:pict w14:anchorId="7334D777">
          <v:shape id="_x0000_i1063" type="#_x0000_t75" style="width:14.4pt;height:21.3pt">
            <v:imagedata r:id="rId46" o:title=""/>
          </v:shape>
        </w:pict>
      </w:r>
      <w:r w:rsidR="00097E1D">
        <w:rPr>
          <w:rFonts w:ascii="Times New Roman" w:hAnsi="Times New Roman" w:cs="Times New Roman"/>
        </w:rPr>
        <w:t xml:space="preserve"> </w:t>
      </w:r>
      <w:proofErr w:type="gramStart"/>
      <w:r w:rsidR="00097E1D">
        <w:rPr>
          <w:rFonts w:ascii="Times New Roman" w:hAnsi="Times New Roman" w:cs="Times New Roman"/>
        </w:rPr>
        <w:t>is</w:t>
      </w:r>
      <w:proofErr w:type="gramEnd"/>
      <w:r w:rsidR="00097E1D">
        <w:rPr>
          <w:rFonts w:ascii="Times New Roman" w:hAnsi="Times New Roman" w:cs="Times New Roman"/>
        </w:rPr>
        <w:t xml:space="preserve"> the price of a unit of housing services in location </w:t>
      </w:r>
      <w:r w:rsidR="00097E1D" w:rsidRPr="008A79E0">
        <w:rPr>
          <w:rFonts w:ascii="Times New Roman" w:hAnsi="Times New Roman" w:cs="Times New Roman"/>
          <w:i/>
        </w:rPr>
        <w:t>j</w:t>
      </w:r>
      <w:r w:rsidR="00097E1D">
        <w:rPr>
          <w:rFonts w:ascii="Times New Roman" w:hAnsi="Times New Roman" w:cs="Times New Roman"/>
        </w:rPr>
        <w:t xml:space="preserve"> (</w:t>
      </w:r>
      <w:r w:rsidR="00C4130E">
        <w:rPr>
          <w:rFonts w:ascii="Times New Roman" w:hAnsi="Times New Roman" w:cs="Times New Roman"/>
          <w:position w:val="-16"/>
        </w:rPr>
        <w:pict w14:anchorId="5BB4CFAA">
          <v:shape id="_x0000_i1064" type="#_x0000_t75" style="width:47.25pt;height:21.3pt">
            <v:imagedata r:id="rId47" o:title=""/>
          </v:shape>
        </w:pict>
      </w:r>
      <w:r w:rsidR="00097E1D">
        <w:rPr>
          <w:rFonts w:ascii="Times New Roman" w:hAnsi="Times New Roman" w:cs="Times New Roman"/>
        </w:rPr>
        <w:t xml:space="preserve">).  </w:t>
      </w:r>
      <w:r w:rsidR="00C4130E">
        <w:rPr>
          <w:rFonts w:ascii="Times New Roman" w:hAnsi="Times New Roman" w:cs="Times New Roman"/>
          <w:position w:val="-12"/>
        </w:rPr>
        <w:pict w14:anchorId="4DE64054">
          <v:shape id="_x0000_i1065" type="#_x0000_t75" style="width:13.25pt;height:19pt">
            <v:imagedata r:id="rId48" o:title=""/>
          </v:shape>
        </w:pict>
      </w:r>
      <w:r w:rsidR="00097E1D">
        <w:rPr>
          <w:rFonts w:ascii="Times New Roman" w:hAnsi="Times New Roman" w:cs="Times New Roman"/>
        </w:rPr>
        <w:t xml:space="preserve"> </w:t>
      </w:r>
      <w:proofErr w:type="gramStart"/>
      <w:r w:rsidR="00097E1D">
        <w:rPr>
          <w:rFonts w:ascii="Times New Roman" w:hAnsi="Times New Roman" w:cs="Times New Roman"/>
        </w:rPr>
        <w:t>represents</w:t>
      </w:r>
      <w:proofErr w:type="gramEnd"/>
      <w:r w:rsidR="00097E1D">
        <w:rPr>
          <w:rFonts w:ascii="Times New Roman" w:hAnsi="Times New Roman" w:cs="Times New Roman"/>
        </w:rPr>
        <w:t xml:space="preserve"> individual </w:t>
      </w:r>
      <w:r w:rsidR="008A79E0" w:rsidRPr="008A79E0">
        <w:rPr>
          <w:rFonts w:ascii="Times New Roman" w:hAnsi="Times New Roman" w:cs="Times New Roman"/>
          <w:i/>
        </w:rPr>
        <w:t>i</w:t>
      </w:r>
      <w:r w:rsidR="008A79E0">
        <w:rPr>
          <w:rFonts w:ascii="Times New Roman" w:hAnsi="Times New Roman" w:cs="Times New Roman"/>
        </w:rPr>
        <w:t xml:space="preserve">’s </w:t>
      </w:r>
      <w:r w:rsidR="00097E1D">
        <w:rPr>
          <w:rFonts w:ascii="Times New Roman" w:hAnsi="Times New Roman" w:cs="Times New Roman"/>
        </w:rPr>
        <w:t xml:space="preserve">income.  </w:t>
      </w:r>
      <w:r w:rsidR="00C4130E">
        <w:rPr>
          <w:rFonts w:ascii="Times New Roman" w:hAnsi="Times New Roman" w:cs="Times New Roman"/>
          <w:position w:val="-10"/>
        </w:rPr>
        <w:pict w14:anchorId="7D17C556">
          <v:shape id="_x0000_i1066" type="#_x0000_t75" style="width:40.3pt;height:16.15pt">
            <v:imagedata r:id="rId49" o:title=""/>
          </v:shape>
        </w:pict>
      </w:r>
      <w:r w:rsidR="00097E1D">
        <w:rPr>
          <w:rFonts w:ascii="Times New Roman" w:hAnsi="Times New Roman" w:cs="Times New Roman"/>
        </w:rPr>
        <w:t xml:space="preserve"> </w:t>
      </w:r>
      <w:proofErr w:type="gramStart"/>
      <w:r w:rsidR="00097E1D">
        <w:rPr>
          <w:rFonts w:ascii="Times New Roman" w:hAnsi="Times New Roman" w:cs="Times New Roman"/>
        </w:rPr>
        <w:t>represents</w:t>
      </w:r>
      <w:proofErr w:type="gramEnd"/>
      <w:r w:rsidR="00097E1D">
        <w:rPr>
          <w:rFonts w:ascii="Times New Roman" w:hAnsi="Times New Roman" w:cs="Times New Roman"/>
        </w:rPr>
        <w:t xml:space="preserve"> the joint distribution of income and public good preference.  </w:t>
      </w:r>
      <w:r w:rsidR="00EA5917">
        <w:rPr>
          <w:rFonts w:ascii="Times New Roman" w:hAnsi="Times New Roman" w:cs="Times New Roman"/>
        </w:rPr>
        <w:t>The model is identified by parametric and distributional assumptions:</w:t>
      </w:r>
    </w:p>
    <w:p w14:paraId="2F8DEA8A" w14:textId="77777777" w:rsidR="00EA5917" w:rsidRDefault="00EA5917" w:rsidP="00362F41">
      <w:pPr>
        <w:spacing w:line="480" w:lineRule="auto"/>
        <w:rPr>
          <w:rFonts w:ascii="Times New Roman" w:hAnsi="Times New Roman" w:cs="Times New Roman"/>
        </w:rPr>
      </w:pPr>
    </w:p>
    <w:p w14:paraId="4FABC66B" w14:textId="3261DB5F" w:rsidR="008A79E0" w:rsidRDefault="00C4130E" w:rsidP="00A4127D">
      <w:pPr>
        <w:spacing w:line="480" w:lineRule="auto"/>
        <w:jc w:val="right"/>
        <w:rPr>
          <w:rFonts w:ascii="Times New Roman" w:hAnsi="Times New Roman" w:cs="Times New Roman"/>
        </w:rPr>
      </w:pPr>
      <w:r>
        <w:rPr>
          <w:rFonts w:ascii="Times New Roman" w:hAnsi="Times New Roman" w:cs="Times New Roman"/>
          <w:position w:val="-10"/>
        </w:rPr>
        <w:pict w14:anchorId="0BE7CDDE">
          <v:shape id="_x0000_i1067" type="#_x0000_t75" style="width:106pt;height:18.45pt">
            <v:imagedata r:id="rId50" o:title=""/>
          </v:shape>
        </w:pict>
      </w:r>
      <w:r w:rsidR="008A79E0">
        <w:rPr>
          <w:rFonts w:ascii="Times New Roman" w:hAnsi="Times New Roman" w:cs="Times New Roman"/>
        </w:rPr>
        <w:t xml:space="preserve"> </w:t>
      </w:r>
      <w:r w:rsidR="008A79E0">
        <w:rPr>
          <w:rFonts w:ascii="Times New Roman" w:hAnsi="Times New Roman" w:cs="Times New Roman"/>
        </w:rPr>
        <w:tab/>
      </w:r>
      <w:r>
        <w:rPr>
          <w:rFonts w:ascii="Times New Roman" w:hAnsi="Times New Roman" w:cs="Times New Roman"/>
          <w:position w:val="-14"/>
        </w:rPr>
        <w:pict w14:anchorId="4FBA44D7">
          <v:shape id="_x0000_i1068" type="#_x0000_t75" style="width:177.4pt;height:20.15pt">
            <v:imagedata r:id="rId51" o:title=""/>
          </v:shape>
        </w:pict>
      </w:r>
      <w:r w:rsidR="00A4127D">
        <w:rPr>
          <w:rFonts w:ascii="Times New Roman" w:hAnsi="Times New Roman" w:cs="Times New Roman"/>
          <w:position w:val="-14"/>
        </w:rPr>
        <w:t xml:space="preserve">        (8)</w:t>
      </w:r>
    </w:p>
    <w:p w14:paraId="678FCC62" w14:textId="77777777" w:rsidR="00EA5917" w:rsidRDefault="00EA5917" w:rsidP="00362F41">
      <w:pPr>
        <w:spacing w:line="480" w:lineRule="auto"/>
        <w:rPr>
          <w:rFonts w:ascii="Times New Roman" w:hAnsi="Times New Roman" w:cs="Times New Roman"/>
        </w:rPr>
      </w:pPr>
    </w:p>
    <w:p w14:paraId="12A0BA93" w14:textId="2E9E9FEC" w:rsidR="00EA5917" w:rsidRDefault="00EA5917" w:rsidP="00362F41">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00C4130E">
        <w:rPr>
          <w:rFonts w:ascii="Times New Roman" w:hAnsi="Times New Roman" w:cs="Times New Roman"/>
          <w:position w:val="-16"/>
        </w:rPr>
        <w:pict w14:anchorId="2DFA84C4">
          <v:shape id="_x0000_i1069" type="#_x0000_t75" style="width:58.75pt;height:21.3pt">
            <v:imagedata r:id="rId52" o:title=""/>
          </v:shape>
        </w:pict>
      </w:r>
      <w:r>
        <w:rPr>
          <w:rFonts w:ascii="Times New Roman" w:hAnsi="Times New Roman" w:cs="Times New Roman"/>
        </w:rPr>
        <w:t xml:space="preserve"> are observable attributes of location </w:t>
      </w:r>
      <w:r w:rsidRPr="008A79E0">
        <w:rPr>
          <w:rFonts w:ascii="Times New Roman" w:hAnsi="Times New Roman" w:cs="Times New Roman"/>
          <w:i/>
        </w:rPr>
        <w:t>j</w:t>
      </w:r>
      <w:r>
        <w:rPr>
          <w:rFonts w:ascii="Times New Roman" w:hAnsi="Times New Roman" w:cs="Times New Roman"/>
        </w:rPr>
        <w:t xml:space="preserve"> and </w:t>
      </w:r>
      <w:r w:rsidR="00C4130E">
        <w:rPr>
          <w:rFonts w:ascii="Times New Roman" w:hAnsi="Times New Roman" w:cs="Times New Roman"/>
          <w:position w:val="-16"/>
        </w:rPr>
        <w:pict w14:anchorId="633684E1">
          <v:shape id="_x0000_i1070" type="#_x0000_t75" style="width:13.25pt;height:21.3pt">
            <v:imagedata r:id="rId53" o:title=""/>
          </v:shape>
        </w:pict>
      </w:r>
      <w:r>
        <w:rPr>
          <w:rFonts w:ascii="Times New Roman" w:hAnsi="Times New Roman" w:cs="Times New Roman"/>
        </w:rPr>
        <w:t xml:space="preserve"> is an unobserved (by the econometrician) attribute.  Importantly, </w:t>
      </w:r>
      <w:r w:rsidR="00AC7F59">
        <w:rPr>
          <w:rFonts w:ascii="Times New Roman" w:hAnsi="Times New Roman" w:cs="Times New Roman"/>
        </w:rPr>
        <w:t xml:space="preserve">in the vertical sorting framework </w:t>
      </w:r>
      <w:r>
        <w:rPr>
          <w:rFonts w:ascii="Times New Roman" w:hAnsi="Times New Roman" w:cs="Times New Roman"/>
        </w:rPr>
        <w:t xml:space="preserve">all agents are </w:t>
      </w:r>
      <w:r>
        <w:rPr>
          <w:rFonts w:ascii="Times New Roman" w:hAnsi="Times New Roman" w:cs="Times New Roman"/>
        </w:rPr>
        <w:lastRenderedPageBreak/>
        <w:t xml:space="preserve">required to similarly value the different components of </w:t>
      </w:r>
      <w:r w:rsidRPr="00AC7F59">
        <w:rPr>
          <w:rFonts w:ascii="Times New Roman" w:hAnsi="Times New Roman" w:cs="Times New Roman"/>
          <w:i/>
        </w:rPr>
        <w:t>g</w:t>
      </w:r>
      <w:r>
        <w:rPr>
          <w:rFonts w:ascii="Times New Roman" w:hAnsi="Times New Roman" w:cs="Times New Roman"/>
        </w:rPr>
        <w:t xml:space="preserve"> as the make-up of the </w:t>
      </w:r>
      <w:proofErr w:type="gramStart"/>
      <w:r>
        <w:rPr>
          <w:rFonts w:ascii="Times New Roman" w:hAnsi="Times New Roman" w:cs="Times New Roman"/>
        </w:rPr>
        <w:t xml:space="preserve">index </w:t>
      </w:r>
      <w:proofErr w:type="gramEnd"/>
      <w:r w:rsidR="00C4130E">
        <w:rPr>
          <w:rFonts w:ascii="Times New Roman" w:hAnsi="Times New Roman" w:cs="Times New Roman"/>
          <w:position w:val="-16"/>
        </w:rPr>
        <w:pict w14:anchorId="74F02B27">
          <v:shape id="_x0000_i1071" type="#_x0000_t75" style="width:14.4pt;height:21.3pt">
            <v:imagedata r:id="rId54" o:title=""/>
          </v:shape>
        </w:pict>
      </w:r>
      <w:r>
        <w:rPr>
          <w:rFonts w:ascii="Times New Roman" w:hAnsi="Times New Roman" w:cs="Times New Roman"/>
        </w:rPr>
        <w:t xml:space="preserve">.  Households agree on the ranking of communities with respect </w:t>
      </w:r>
      <w:proofErr w:type="gramStart"/>
      <w:r>
        <w:rPr>
          <w:rFonts w:ascii="Times New Roman" w:hAnsi="Times New Roman" w:cs="Times New Roman"/>
        </w:rPr>
        <w:t xml:space="preserve">to </w:t>
      </w:r>
      <w:proofErr w:type="gramEnd"/>
      <w:r w:rsidR="00C4130E">
        <w:rPr>
          <w:rFonts w:ascii="Times New Roman" w:hAnsi="Times New Roman" w:cs="Times New Roman"/>
          <w:position w:val="-16"/>
        </w:rPr>
        <w:pict w14:anchorId="27BE41C6">
          <v:shape id="_x0000_i1072" type="#_x0000_t75" style="width:14.4pt;height:21.3pt">
            <v:imagedata r:id="rId54" o:title=""/>
          </v:shape>
        </w:pict>
      </w:r>
      <w:r w:rsidR="00303BCC">
        <w:rPr>
          <w:rFonts w:ascii="Times New Roman" w:hAnsi="Times New Roman" w:cs="Times New Roman"/>
        </w:rPr>
        <w:t xml:space="preserve">, although they may have different relative preferences for </w:t>
      </w:r>
      <w:r w:rsidR="00C4130E">
        <w:rPr>
          <w:rFonts w:ascii="Times New Roman" w:hAnsi="Times New Roman" w:cs="Times New Roman"/>
          <w:position w:val="-16"/>
        </w:rPr>
        <w:pict w14:anchorId="04A2AF9B">
          <v:shape id="_x0000_i1073" type="#_x0000_t75" style="width:14.4pt;height:21.3pt">
            <v:imagedata r:id="rId54" o:title=""/>
          </v:shape>
        </w:pict>
      </w:r>
      <w:r w:rsidR="00303BCC">
        <w:rPr>
          <w:rFonts w:ascii="Times New Roman" w:hAnsi="Times New Roman" w:cs="Times New Roman"/>
        </w:rPr>
        <w:t xml:space="preserve"> and private consumption.  Roy’s identity applied to indirect utility yields the demand for housing services:</w:t>
      </w:r>
    </w:p>
    <w:p w14:paraId="35E452F6" w14:textId="77777777" w:rsidR="00303BCC" w:rsidRDefault="00303BCC" w:rsidP="00362F41">
      <w:pPr>
        <w:spacing w:line="480" w:lineRule="auto"/>
        <w:rPr>
          <w:rFonts w:ascii="Times New Roman" w:hAnsi="Times New Roman" w:cs="Times New Roman"/>
        </w:rPr>
      </w:pPr>
    </w:p>
    <w:p w14:paraId="6D19948B" w14:textId="35A3FCD2" w:rsidR="00303BCC" w:rsidRDefault="00C4130E" w:rsidP="00A4127D">
      <w:pPr>
        <w:spacing w:line="480" w:lineRule="auto"/>
        <w:jc w:val="right"/>
        <w:rPr>
          <w:rFonts w:ascii="Times New Roman" w:hAnsi="Times New Roman" w:cs="Times New Roman"/>
        </w:rPr>
      </w:pPr>
      <w:r>
        <w:rPr>
          <w:rFonts w:ascii="Times New Roman" w:hAnsi="Times New Roman" w:cs="Times New Roman"/>
          <w:position w:val="-16"/>
        </w:rPr>
        <w:pict w14:anchorId="096486DE">
          <v:shape id="_x0000_i1074" type="#_x0000_t75" style="width:61.05pt;height:22.45pt">
            <v:imagedata r:id="rId55" o:title=""/>
          </v:shape>
        </w:pict>
      </w:r>
      <w:r w:rsidR="00A4127D">
        <w:rPr>
          <w:rFonts w:ascii="Times New Roman" w:hAnsi="Times New Roman" w:cs="Times New Roman"/>
          <w:position w:val="-16"/>
        </w:rPr>
        <w:t xml:space="preserve">                                                 (9)</w:t>
      </w:r>
    </w:p>
    <w:p w14:paraId="26D1FFE0" w14:textId="77777777" w:rsidR="008863D8" w:rsidRDefault="008863D8" w:rsidP="00362F41">
      <w:pPr>
        <w:spacing w:line="480" w:lineRule="auto"/>
        <w:rPr>
          <w:rFonts w:ascii="Times New Roman" w:hAnsi="Times New Roman" w:cs="Times New Roman"/>
        </w:rPr>
      </w:pPr>
    </w:p>
    <w:p w14:paraId="799ADEB4" w14:textId="77777777" w:rsidR="008863D8" w:rsidRDefault="008863D8" w:rsidP="00362F41">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00C4130E">
        <w:rPr>
          <w:rFonts w:ascii="Times New Roman" w:hAnsi="Times New Roman" w:cs="Times New Roman"/>
          <w:position w:val="-10"/>
        </w:rPr>
        <w:pict w14:anchorId="7A8BBD28">
          <v:shape id="_x0000_i1075" type="#_x0000_t75" style="width:10.95pt;height:13.25pt">
            <v:imagedata r:id="rId56" o:title=""/>
          </v:shape>
        </w:pict>
      </w:r>
      <w:r>
        <w:rPr>
          <w:rFonts w:ascii="Times New Roman" w:hAnsi="Times New Roman" w:cs="Times New Roman"/>
        </w:rPr>
        <w:t xml:space="preserve"> and </w:t>
      </w:r>
      <w:r w:rsidR="00C4130E">
        <w:rPr>
          <w:rFonts w:ascii="Times New Roman" w:hAnsi="Times New Roman" w:cs="Times New Roman"/>
          <w:position w:val="-6"/>
        </w:rPr>
        <w:pict w14:anchorId="5A6C53FD">
          <v:shape id="_x0000_i1076" type="#_x0000_t75" style="width:9.8pt;height:10.95pt">
            <v:imagedata r:id="rId57" o:title=""/>
          </v:shape>
        </w:pict>
      </w:r>
      <w:r>
        <w:rPr>
          <w:rFonts w:ascii="Times New Roman" w:hAnsi="Times New Roman" w:cs="Times New Roman"/>
        </w:rPr>
        <w:t xml:space="preserve"> indicate the price and income </w:t>
      </w:r>
      <w:proofErr w:type="spellStart"/>
      <w:r>
        <w:rPr>
          <w:rFonts w:ascii="Times New Roman" w:hAnsi="Times New Roman" w:cs="Times New Roman"/>
        </w:rPr>
        <w:t>elasticities</w:t>
      </w:r>
      <w:proofErr w:type="spellEnd"/>
      <w:r>
        <w:rPr>
          <w:rFonts w:ascii="Times New Roman" w:hAnsi="Times New Roman" w:cs="Times New Roman"/>
        </w:rPr>
        <w:t xml:space="preserve"> of demand for housing, respectively.</w:t>
      </w:r>
    </w:p>
    <w:p w14:paraId="67CD5E2D" w14:textId="17E3EB7F" w:rsidR="008A79E0" w:rsidRDefault="008863D8" w:rsidP="00362F41">
      <w:pPr>
        <w:spacing w:line="480" w:lineRule="auto"/>
        <w:rPr>
          <w:rFonts w:ascii="Times New Roman" w:hAnsi="Times New Roman" w:cs="Times New Roman"/>
        </w:rPr>
      </w:pPr>
      <w:r>
        <w:rPr>
          <w:rFonts w:ascii="Times New Roman" w:hAnsi="Times New Roman" w:cs="Times New Roman"/>
        </w:rPr>
        <w:tab/>
        <w:t>Estimation proceeds by (</w:t>
      </w:r>
      <w:proofErr w:type="spellStart"/>
      <w:r>
        <w:rPr>
          <w:rFonts w:ascii="Times New Roman" w:hAnsi="Times New Roman" w:cs="Times New Roman"/>
        </w:rPr>
        <w:t>i</w:t>
      </w:r>
      <w:proofErr w:type="spellEnd"/>
      <w:r>
        <w:rPr>
          <w:rFonts w:ascii="Times New Roman" w:hAnsi="Times New Roman" w:cs="Times New Roman"/>
        </w:rPr>
        <w:t xml:space="preserve">) guessing at parameter values, (ii) calculating the values of </w:t>
      </w:r>
      <w:r w:rsidR="00C4130E">
        <w:rPr>
          <w:rFonts w:ascii="Times New Roman" w:hAnsi="Times New Roman" w:cs="Times New Roman"/>
          <w:position w:val="-16"/>
        </w:rPr>
        <w:pict w14:anchorId="31EA9AED">
          <v:shape id="_x0000_i1077" type="#_x0000_t75" style="width:14.4pt;height:21.3pt">
            <v:imagedata r:id="rId54" o:title=""/>
          </v:shape>
        </w:pict>
      </w:r>
      <w:r>
        <w:rPr>
          <w:rFonts w:ascii="Times New Roman" w:hAnsi="Times New Roman" w:cs="Times New Roman"/>
        </w:rPr>
        <w:t xml:space="preserve"> that place the correct share of population in each location, given the assumed distribution of </w:t>
      </w:r>
      <w:r w:rsidR="00C4130E">
        <w:rPr>
          <w:rFonts w:ascii="Times New Roman" w:hAnsi="Times New Roman" w:cs="Times New Roman"/>
          <w:position w:val="-10"/>
        </w:rPr>
        <w:pict w14:anchorId="1F1CF4B0">
          <v:shape id="_x0000_i1078" type="#_x0000_t75" style="width:40.3pt;height:16.15pt">
            <v:imagedata r:id="rId58" o:title=""/>
          </v:shape>
        </w:pict>
      </w:r>
      <w:r>
        <w:rPr>
          <w:rFonts w:ascii="Times New Roman" w:hAnsi="Times New Roman" w:cs="Times New Roman"/>
        </w:rPr>
        <w:t xml:space="preserve"> based on guessed parameters </w:t>
      </w:r>
      <w:r w:rsidR="00C4130E">
        <w:rPr>
          <w:rFonts w:ascii="Times New Roman" w:hAnsi="Times New Roman" w:cs="Times New Roman"/>
          <w:position w:val="-10"/>
        </w:rPr>
        <w:pict w14:anchorId="70865DA7">
          <v:shape id="_x0000_i1079" type="#_x0000_t75" style="width:37.45pt;height:19pt">
            <v:imagedata r:id="rId59" o:title=""/>
          </v:shape>
        </w:pict>
      </w:r>
      <w:r>
        <w:rPr>
          <w:rFonts w:ascii="Times New Roman" w:hAnsi="Times New Roman" w:cs="Times New Roman"/>
        </w:rPr>
        <w:t xml:space="preserve">, (iii) </w:t>
      </w:r>
      <w:r w:rsidR="00AC7F59">
        <w:rPr>
          <w:rFonts w:ascii="Times New Roman" w:hAnsi="Times New Roman" w:cs="Times New Roman"/>
        </w:rPr>
        <w:t>predicting</w:t>
      </w:r>
      <w:r w:rsidR="009C66C4">
        <w:rPr>
          <w:rFonts w:ascii="Times New Roman" w:hAnsi="Times New Roman" w:cs="Times New Roman"/>
        </w:rPr>
        <w:t xml:space="preserve"> income and housing expenditure distributions in each location.  Identification is achieved by matching within-community d</w:t>
      </w:r>
      <w:r w:rsidR="008A79E0">
        <w:rPr>
          <w:rFonts w:ascii="Times New Roman" w:hAnsi="Times New Roman" w:cs="Times New Roman"/>
        </w:rPr>
        <w:t>is</w:t>
      </w:r>
      <w:r w:rsidR="009C66C4">
        <w:rPr>
          <w:rFonts w:ascii="Times New Roman" w:hAnsi="Times New Roman" w:cs="Times New Roman"/>
        </w:rPr>
        <w:t xml:space="preserve">tributions of income and housing expenditure to observed data.  (iv) The vector </w:t>
      </w:r>
      <w:r w:rsidR="00C4130E">
        <w:rPr>
          <w:rFonts w:ascii="Times New Roman" w:hAnsi="Times New Roman" w:cs="Times New Roman"/>
          <w:position w:val="-16"/>
        </w:rPr>
        <w:pict w14:anchorId="686DB1AD">
          <v:shape id="_x0000_i1080" type="#_x0000_t75" style="width:14.4pt;height:21.3pt">
            <v:imagedata r:id="rId54" o:title=""/>
          </v:shape>
        </w:pict>
      </w:r>
      <w:r w:rsidR="009C66C4">
        <w:rPr>
          <w:rFonts w:ascii="Times New Roman" w:hAnsi="Times New Roman" w:cs="Times New Roman"/>
        </w:rPr>
        <w:t xml:space="preserve"> is </w:t>
      </w:r>
      <w:r w:rsidR="00AC7F59">
        <w:rPr>
          <w:rFonts w:ascii="Times New Roman" w:hAnsi="Times New Roman" w:cs="Times New Roman"/>
        </w:rPr>
        <w:t xml:space="preserve">then </w:t>
      </w:r>
      <w:r w:rsidR="009C66C4">
        <w:rPr>
          <w:rFonts w:ascii="Times New Roman" w:hAnsi="Times New Roman" w:cs="Times New Roman"/>
        </w:rPr>
        <w:t xml:space="preserve">regressed </w:t>
      </w:r>
      <w:proofErr w:type="gramStart"/>
      <w:r w:rsidR="009C66C4">
        <w:rPr>
          <w:rFonts w:ascii="Times New Roman" w:hAnsi="Times New Roman" w:cs="Times New Roman"/>
        </w:rPr>
        <w:t xml:space="preserve">on </w:t>
      </w:r>
      <w:proofErr w:type="gramEnd"/>
      <w:r w:rsidR="00C4130E">
        <w:rPr>
          <w:rFonts w:ascii="Times New Roman" w:hAnsi="Times New Roman" w:cs="Times New Roman"/>
          <w:position w:val="-16"/>
        </w:rPr>
        <w:pict w14:anchorId="3ADB3A47">
          <v:shape id="_x0000_i1081" type="#_x0000_t75" style="width:58.75pt;height:21.3pt">
            <v:imagedata r:id="rId52" o:title=""/>
          </v:shape>
        </w:pict>
      </w:r>
      <w:r w:rsidR="009C66C4">
        <w:rPr>
          <w:rFonts w:ascii="Times New Roman" w:hAnsi="Times New Roman" w:cs="Times New Roman"/>
        </w:rPr>
        <w:t xml:space="preserve">, treating </w:t>
      </w:r>
      <w:r w:rsidR="00C4130E">
        <w:rPr>
          <w:rFonts w:ascii="Times New Roman" w:hAnsi="Times New Roman" w:cs="Times New Roman"/>
          <w:position w:val="-16"/>
        </w:rPr>
        <w:pict w14:anchorId="05E171F6">
          <v:shape id="_x0000_i1082" type="#_x0000_t75" style="width:13.25pt;height:21.3pt">
            <v:imagedata r:id="rId53" o:title=""/>
          </v:shape>
        </w:pict>
      </w:r>
      <w:r w:rsidR="009C66C4">
        <w:rPr>
          <w:rFonts w:ascii="Times New Roman" w:hAnsi="Times New Roman" w:cs="Times New Roman"/>
        </w:rPr>
        <w:t xml:space="preserve"> as an orthogonal error term.  Importantly, this </w:t>
      </w:r>
      <w:proofErr w:type="gramStart"/>
      <w:r w:rsidR="009C66C4">
        <w:rPr>
          <w:rFonts w:ascii="Times New Roman" w:hAnsi="Times New Roman" w:cs="Times New Roman"/>
        </w:rPr>
        <w:t xml:space="preserve">assumes </w:t>
      </w:r>
      <w:proofErr w:type="gramEnd"/>
      <w:r w:rsidR="00C4130E">
        <w:rPr>
          <w:rFonts w:ascii="Times New Roman" w:hAnsi="Times New Roman" w:cs="Times New Roman"/>
          <w:position w:val="-16"/>
        </w:rPr>
        <w:pict w14:anchorId="51500A54">
          <v:shape id="_x0000_i1083" type="#_x0000_t75" style="width:91pt;height:21.3pt">
            <v:imagedata r:id="rId60" o:title=""/>
          </v:shape>
        </w:pict>
      </w:r>
      <w:r w:rsidR="009C66C4">
        <w:rPr>
          <w:rFonts w:ascii="Times New Roman" w:hAnsi="Times New Roman" w:cs="Times New Roman"/>
        </w:rPr>
        <w:t>, which rules out local attributes that are determined by the sorting process.</w:t>
      </w:r>
      <w:r w:rsidR="009C66C4">
        <w:rPr>
          <w:rStyle w:val="FootnoteReference"/>
          <w:rFonts w:ascii="Times New Roman" w:hAnsi="Times New Roman" w:cs="Times New Roman"/>
        </w:rPr>
        <w:footnoteReference w:id="5"/>
      </w:r>
    </w:p>
    <w:p w14:paraId="6151ED8B" w14:textId="50ACF06A" w:rsidR="008863D8" w:rsidRDefault="008A79E0" w:rsidP="008A79E0">
      <w:pPr>
        <w:spacing w:line="480" w:lineRule="auto"/>
        <w:ind w:firstLine="720"/>
        <w:rPr>
          <w:rFonts w:ascii="Times New Roman" w:hAnsi="Times New Roman" w:cs="Times New Roman"/>
        </w:rPr>
      </w:pPr>
      <w:proofErr w:type="spellStart"/>
      <w:r>
        <w:rPr>
          <w:rFonts w:ascii="Times New Roman" w:hAnsi="Times New Roman" w:cs="Times New Roman"/>
        </w:rPr>
        <w:t>Epple</w:t>
      </w:r>
      <w:proofErr w:type="spellEnd"/>
      <w:r>
        <w:rPr>
          <w:rFonts w:ascii="Times New Roman" w:hAnsi="Times New Roman" w:cs="Times New Roman"/>
        </w:rPr>
        <w:t xml:space="preserve"> and </w:t>
      </w:r>
      <w:proofErr w:type="spellStart"/>
      <w:r>
        <w:rPr>
          <w:rFonts w:ascii="Times New Roman" w:hAnsi="Times New Roman" w:cs="Times New Roman"/>
        </w:rPr>
        <w:t>Sieg</w:t>
      </w:r>
      <w:proofErr w:type="spellEnd"/>
      <w:r>
        <w:rPr>
          <w:rFonts w:ascii="Times New Roman" w:hAnsi="Times New Roman" w:cs="Times New Roman"/>
        </w:rPr>
        <w:t xml:space="preserve"> (1999) describe</w:t>
      </w:r>
      <w:r w:rsidR="009C66C4">
        <w:rPr>
          <w:rFonts w:ascii="Times New Roman" w:hAnsi="Times New Roman" w:cs="Times New Roman"/>
        </w:rPr>
        <w:t xml:space="preserve"> a strategy for IV based on increa</w:t>
      </w:r>
      <w:r>
        <w:rPr>
          <w:rFonts w:ascii="Times New Roman" w:hAnsi="Times New Roman" w:cs="Times New Roman"/>
        </w:rPr>
        <w:t>sing bundles and income rank.  Intuitively</w:t>
      </w:r>
      <w:proofErr w:type="gramStart"/>
      <w:r>
        <w:rPr>
          <w:rFonts w:ascii="Times New Roman" w:hAnsi="Times New Roman" w:cs="Times New Roman"/>
        </w:rPr>
        <w:t xml:space="preserve">, </w:t>
      </w:r>
      <w:proofErr w:type="gramEnd"/>
      <w:r w:rsidR="00C4130E">
        <w:rPr>
          <w:rFonts w:ascii="Times New Roman" w:hAnsi="Times New Roman" w:cs="Times New Roman"/>
          <w:position w:val="-16"/>
        </w:rPr>
        <w:pict w14:anchorId="449B3E5C">
          <v:shape id="_x0000_i1084" type="#_x0000_t75" style="width:14.4pt;height:21.3pt">
            <v:imagedata r:id="rId61" o:title=""/>
          </v:shape>
        </w:pict>
      </w:r>
      <w:r w:rsidR="009C66C4">
        <w:rPr>
          <w:rFonts w:ascii="Times New Roman" w:hAnsi="Times New Roman" w:cs="Times New Roman"/>
        </w:rPr>
        <w:t xml:space="preserve">, </w:t>
      </w:r>
      <w:r w:rsidR="00C4130E">
        <w:rPr>
          <w:rFonts w:ascii="Times New Roman" w:hAnsi="Times New Roman" w:cs="Times New Roman"/>
          <w:position w:val="-16"/>
        </w:rPr>
        <w:pict w14:anchorId="32B2D3D7">
          <v:shape id="_x0000_i1085" type="#_x0000_t75" style="width:14.4pt;height:21.3pt">
            <v:imagedata r:id="rId62" o:title=""/>
          </v:shape>
        </w:pict>
      </w:r>
      <w:r w:rsidR="009C66C4">
        <w:rPr>
          <w:rFonts w:ascii="Times New Roman" w:hAnsi="Times New Roman" w:cs="Times New Roman"/>
        </w:rPr>
        <w:t xml:space="preserve">, and </w:t>
      </w:r>
      <w:r w:rsidR="00C4130E">
        <w:rPr>
          <w:rFonts w:ascii="Times New Roman" w:hAnsi="Times New Roman" w:cs="Times New Roman"/>
          <w:position w:val="-12"/>
        </w:rPr>
        <w:pict w14:anchorId="0988206F">
          <v:shape id="_x0000_i1086" type="#_x0000_t75" style="width:30.55pt;height:19pt">
            <v:imagedata r:id="rId63" o:title=""/>
          </v:shape>
        </w:pict>
      </w:r>
      <w:r w:rsidR="009C66C4">
        <w:rPr>
          <w:rFonts w:ascii="Times New Roman" w:hAnsi="Times New Roman" w:cs="Times New Roman"/>
        </w:rPr>
        <w:t xml:space="preserve"> will follow the same </w:t>
      </w:r>
      <w:r>
        <w:rPr>
          <w:rFonts w:ascii="Times New Roman" w:hAnsi="Times New Roman" w:cs="Times New Roman"/>
        </w:rPr>
        <w:t>ranking across communities.  Their instrumenting strategy uses</w:t>
      </w:r>
      <w:r w:rsidR="009C66C4">
        <w:rPr>
          <w:rFonts w:ascii="Times New Roman" w:hAnsi="Times New Roman" w:cs="Times New Roman"/>
        </w:rPr>
        <w:t xml:space="preserve"> fun</w:t>
      </w:r>
      <w:r>
        <w:rPr>
          <w:rFonts w:ascii="Times New Roman" w:hAnsi="Times New Roman" w:cs="Times New Roman"/>
        </w:rPr>
        <w:t xml:space="preserve">ctions of the income rank to </w:t>
      </w:r>
      <w:r>
        <w:rPr>
          <w:rFonts w:ascii="Times New Roman" w:hAnsi="Times New Roman" w:cs="Times New Roman"/>
        </w:rPr>
        <w:lastRenderedPageBreak/>
        <w:t xml:space="preserve">instrument </w:t>
      </w:r>
      <w:proofErr w:type="gramStart"/>
      <w:r w:rsidR="009C66C4">
        <w:rPr>
          <w:rFonts w:ascii="Times New Roman" w:hAnsi="Times New Roman" w:cs="Times New Roman"/>
        </w:rPr>
        <w:t xml:space="preserve">for </w:t>
      </w:r>
      <w:proofErr w:type="gramEnd"/>
      <w:r w:rsidR="00C4130E">
        <w:rPr>
          <w:rFonts w:ascii="Times New Roman" w:hAnsi="Times New Roman" w:cs="Times New Roman"/>
          <w:position w:val="-16"/>
        </w:rPr>
        <w:pict w14:anchorId="33DA2100">
          <v:shape id="_x0000_i1087" type="#_x0000_t75" style="width:14.4pt;height:21.3pt">
            <v:imagedata r:id="rId62" o:title=""/>
          </v:shape>
        </w:pict>
      </w:r>
      <w:r w:rsidR="00215F91">
        <w:rPr>
          <w:rFonts w:ascii="Times New Roman" w:hAnsi="Times New Roman" w:cs="Times New Roman"/>
        </w:rPr>
        <w:t xml:space="preserve">. Since </w:t>
      </w:r>
      <w:r w:rsidR="009C66C4">
        <w:rPr>
          <w:rFonts w:ascii="Times New Roman" w:hAnsi="Times New Roman" w:cs="Times New Roman"/>
        </w:rPr>
        <w:t xml:space="preserve">income rank is a function of the model, which means a function </w:t>
      </w:r>
      <w:proofErr w:type="gramStart"/>
      <w:r w:rsidR="009C66C4">
        <w:rPr>
          <w:rFonts w:ascii="Times New Roman" w:hAnsi="Times New Roman" w:cs="Times New Roman"/>
        </w:rPr>
        <w:t xml:space="preserve">of </w:t>
      </w:r>
      <w:proofErr w:type="gramEnd"/>
      <w:r w:rsidR="00C4130E">
        <w:rPr>
          <w:rFonts w:ascii="Times New Roman" w:hAnsi="Times New Roman" w:cs="Times New Roman"/>
          <w:position w:val="-16"/>
        </w:rPr>
        <w:pict w14:anchorId="6C171371">
          <v:shape id="_x0000_i1088" type="#_x0000_t75" style="width:13.25pt;height:21.3pt">
            <v:imagedata r:id="rId53" o:title=""/>
          </v:shape>
        </w:pict>
      </w:r>
      <w:r w:rsidR="00215F91">
        <w:rPr>
          <w:rFonts w:ascii="Times New Roman" w:hAnsi="Times New Roman" w:cs="Times New Roman"/>
        </w:rPr>
        <w:t>, the underlying assumption is that</w:t>
      </w:r>
      <w:r w:rsidR="009C66C4">
        <w:rPr>
          <w:rFonts w:ascii="Times New Roman" w:hAnsi="Times New Roman" w:cs="Times New Roman"/>
        </w:rPr>
        <w:t xml:space="preserve"> </w:t>
      </w:r>
      <w:r w:rsidR="00C4130E">
        <w:rPr>
          <w:rFonts w:ascii="Times New Roman" w:hAnsi="Times New Roman" w:cs="Times New Roman"/>
          <w:position w:val="-16"/>
        </w:rPr>
        <w:pict w14:anchorId="089D1A4A">
          <v:shape id="_x0000_i1089" type="#_x0000_t75" style="width:13.25pt;height:21.3pt">
            <v:imagedata r:id="rId53" o:title=""/>
          </v:shape>
        </w:pict>
      </w:r>
      <w:r w:rsidR="009C66C4">
        <w:rPr>
          <w:rFonts w:ascii="Times New Roman" w:hAnsi="Times New Roman" w:cs="Times New Roman"/>
        </w:rPr>
        <w:t xml:space="preserve"> is not significant enough to affect the income rank.</w:t>
      </w:r>
      <w:r w:rsidR="006A399F">
        <w:rPr>
          <w:rStyle w:val="FootnoteReference"/>
          <w:rFonts w:ascii="Times New Roman" w:hAnsi="Times New Roman" w:cs="Times New Roman"/>
        </w:rPr>
        <w:footnoteReference w:id="6"/>
      </w:r>
    </w:p>
    <w:p w14:paraId="0105C3C5" w14:textId="6223E7B9" w:rsidR="009C66C4" w:rsidRDefault="009C66C4" w:rsidP="00362F41">
      <w:pPr>
        <w:spacing w:line="480" w:lineRule="auto"/>
        <w:rPr>
          <w:rFonts w:ascii="Times New Roman" w:hAnsi="Times New Roman" w:cs="Times New Roman"/>
        </w:rPr>
      </w:pPr>
      <w:r>
        <w:rPr>
          <w:rFonts w:ascii="Times New Roman" w:hAnsi="Times New Roman" w:cs="Times New Roman"/>
        </w:rPr>
        <w:tab/>
      </w:r>
      <w:r w:rsidR="00AC7F59">
        <w:rPr>
          <w:rFonts w:ascii="Times New Roman" w:hAnsi="Times New Roman" w:cs="Times New Roman"/>
        </w:rPr>
        <w:t>The vertical sorting framework proves to be particularly adept at modeling local public goods that are determined endogenously by majority vote.</w:t>
      </w:r>
      <w:r w:rsidR="00C623BC">
        <w:rPr>
          <w:rFonts w:ascii="Times New Roman" w:hAnsi="Times New Roman" w:cs="Times New Roman"/>
        </w:rPr>
        <w:t xml:space="preserve">  </w:t>
      </w:r>
      <w:proofErr w:type="spellStart"/>
      <w:r w:rsidR="00C623BC">
        <w:rPr>
          <w:rFonts w:ascii="Times New Roman" w:hAnsi="Times New Roman" w:cs="Times New Roman"/>
        </w:rPr>
        <w:t>Epple</w:t>
      </w:r>
      <w:proofErr w:type="spellEnd"/>
      <w:r w:rsidR="00C623BC">
        <w:rPr>
          <w:rFonts w:ascii="Times New Roman" w:hAnsi="Times New Roman" w:cs="Times New Roman"/>
        </w:rPr>
        <w:t xml:space="preserve">, </w:t>
      </w:r>
      <w:proofErr w:type="spellStart"/>
      <w:r w:rsidR="00C623BC">
        <w:rPr>
          <w:rFonts w:ascii="Times New Roman" w:hAnsi="Times New Roman" w:cs="Times New Roman"/>
        </w:rPr>
        <w:t>Filamon</w:t>
      </w:r>
      <w:proofErr w:type="spellEnd"/>
      <w:r w:rsidR="00C623BC">
        <w:rPr>
          <w:rFonts w:ascii="Times New Roman" w:hAnsi="Times New Roman" w:cs="Times New Roman"/>
        </w:rPr>
        <w:t xml:space="preserve"> and </w:t>
      </w:r>
      <w:proofErr w:type="spellStart"/>
      <w:r w:rsidR="00C623BC">
        <w:rPr>
          <w:rFonts w:ascii="Times New Roman" w:hAnsi="Times New Roman" w:cs="Times New Roman"/>
        </w:rPr>
        <w:t>Romer</w:t>
      </w:r>
      <w:proofErr w:type="spellEnd"/>
      <w:r w:rsidR="00C623BC">
        <w:rPr>
          <w:rFonts w:ascii="Times New Roman" w:hAnsi="Times New Roman" w:cs="Times New Roman"/>
        </w:rPr>
        <w:t xml:space="preserve"> (1993</w:t>
      </w:r>
      <w:r w:rsidR="00AC7F59">
        <w:rPr>
          <w:rFonts w:ascii="Times New Roman" w:hAnsi="Times New Roman" w:cs="Times New Roman"/>
        </w:rPr>
        <w:t xml:space="preserve">) describe how a voting equilibrium can be incorporated into the vertical framework that allows public goods to be determined by local majority.  </w:t>
      </w:r>
      <w:r>
        <w:rPr>
          <w:rFonts w:ascii="Times New Roman" w:hAnsi="Times New Roman" w:cs="Times New Roman"/>
        </w:rPr>
        <w:t>Calabrese et al. (2006) extend this model to allow for peer effects and majority rule voting on property taxes used to finance local public goods.</w:t>
      </w:r>
      <w:r w:rsidR="00AC7F59">
        <w:rPr>
          <w:rFonts w:ascii="Times New Roman" w:hAnsi="Times New Roman" w:cs="Times New Roman"/>
        </w:rPr>
        <w:t xml:space="preserve">  </w:t>
      </w:r>
    </w:p>
    <w:p w14:paraId="2E5F11DB" w14:textId="77777777" w:rsidR="009C66C4" w:rsidRDefault="009C66C4" w:rsidP="00362F41">
      <w:pPr>
        <w:spacing w:line="480" w:lineRule="auto"/>
        <w:rPr>
          <w:rFonts w:ascii="Times New Roman" w:hAnsi="Times New Roman" w:cs="Times New Roman"/>
        </w:rPr>
      </w:pPr>
    </w:p>
    <w:p w14:paraId="372D0599" w14:textId="39A83D58" w:rsidR="00146E2C" w:rsidRPr="00146E2C" w:rsidRDefault="00CF503C" w:rsidP="00362F41">
      <w:pPr>
        <w:spacing w:line="480" w:lineRule="auto"/>
        <w:rPr>
          <w:rFonts w:ascii="Times New Roman" w:hAnsi="Times New Roman" w:cs="Times New Roman"/>
          <w:smallCaps/>
        </w:rPr>
      </w:pPr>
      <w:proofErr w:type="gramStart"/>
      <w:r>
        <w:rPr>
          <w:rFonts w:ascii="Times New Roman" w:hAnsi="Times New Roman" w:cs="Times New Roman"/>
          <w:smallCaps/>
        </w:rPr>
        <w:t>3</w:t>
      </w:r>
      <w:r w:rsidR="008A79E0">
        <w:rPr>
          <w:rFonts w:ascii="Times New Roman" w:hAnsi="Times New Roman" w:cs="Times New Roman"/>
          <w:smallCaps/>
        </w:rPr>
        <w:t>.3</w:t>
      </w:r>
      <w:r w:rsidR="00146E2C" w:rsidRPr="00146E2C">
        <w:rPr>
          <w:rFonts w:ascii="Times New Roman" w:hAnsi="Times New Roman" w:cs="Times New Roman"/>
          <w:smallCaps/>
        </w:rPr>
        <w:t xml:space="preserve">  The</w:t>
      </w:r>
      <w:proofErr w:type="gramEnd"/>
      <w:r w:rsidR="00146E2C" w:rsidRPr="00146E2C">
        <w:rPr>
          <w:rFonts w:ascii="Times New Roman" w:hAnsi="Times New Roman" w:cs="Times New Roman"/>
          <w:smallCaps/>
        </w:rPr>
        <w:t xml:space="preserve"> Limitations of the Vertical Model</w:t>
      </w:r>
    </w:p>
    <w:p w14:paraId="553C9739" w14:textId="4B9156D2" w:rsidR="00146E2C" w:rsidRDefault="00146E2C" w:rsidP="00146E2C">
      <w:pPr>
        <w:spacing w:line="480" w:lineRule="auto"/>
        <w:ind w:firstLine="720"/>
        <w:rPr>
          <w:rFonts w:ascii="Times New Roman" w:hAnsi="Times New Roman" w:cs="Times New Roman"/>
        </w:rPr>
      </w:pPr>
      <w:r>
        <w:rPr>
          <w:rFonts w:ascii="Times New Roman" w:hAnsi="Times New Roman" w:cs="Times New Roman"/>
        </w:rPr>
        <w:t>The primary problem with the vertical sorting framework is that it requires all households to agree on the relative rankings of many locations with potentially many different values of many public goods.  This is because the vertical model treats the public goo</w:t>
      </w:r>
      <w:r w:rsidR="00AC7F59">
        <w:rPr>
          <w:rFonts w:ascii="Times New Roman" w:hAnsi="Times New Roman" w:cs="Times New Roman"/>
        </w:rPr>
        <w:t xml:space="preserve">d as a single-dimensional index, rather than allowing heterogeneous agents to have different preferences for different components of that index.  </w:t>
      </w:r>
      <w:r>
        <w:rPr>
          <w:rFonts w:ascii="Times New Roman" w:hAnsi="Times New Roman" w:cs="Times New Roman"/>
        </w:rPr>
        <w:t xml:space="preserve">This requires, for example, </w:t>
      </w:r>
      <w:r w:rsidR="008A79E0">
        <w:rPr>
          <w:rFonts w:ascii="Times New Roman" w:hAnsi="Times New Roman" w:cs="Times New Roman"/>
        </w:rPr>
        <w:t xml:space="preserve">that </w:t>
      </w:r>
      <w:r>
        <w:rPr>
          <w:rFonts w:ascii="Times New Roman" w:hAnsi="Times New Roman" w:cs="Times New Roman"/>
        </w:rPr>
        <w:t xml:space="preserve">parents of school-aged children and the elderly agree on the ranking of two communities – </w:t>
      </w:r>
      <w:r w:rsidR="002B506D">
        <w:rPr>
          <w:rFonts w:ascii="Times New Roman" w:hAnsi="Times New Roman" w:cs="Times New Roman"/>
        </w:rPr>
        <w:t>c</w:t>
      </w:r>
      <w:r>
        <w:rPr>
          <w:rFonts w:ascii="Times New Roman" w:hAnsi="Times New Roman" w:cs="Times New Roman"/>
        </w:rPr>
        <w:t xml:space="preserve">ommunity (A) with a high-quality schools and moderate </w:t>
      </w:r>
      <w:r w:rsidR="002B506D">
        <w:rPr>
          <w:rFonts w:ascii="Times New Roman" w:hAnsi="Times New Roman" w:cs="Times New Roman"/>
        </w:rPr>
        <w:t>air pollution, and c</w:t>
      </w:r>
      <w:r>
        <w:rPr>
          <w:rFonts w:ascii="Times New Roman" w:hAnsi="Times New Roman" w:cs="Times New Roman"/>
        </w:rPr>
        <w:t xml:space="preserve">ommunity (B) with low-quality schools and low levels of air pollution.  We might expect parents of school-aged children to value community </w:t>
      </w:r>
      <w:r w:rsidR="002B506D">
        <w:rPr>
          <w:rFonts w:ascii="Times New Roman" w:hAnsi="Times New Roman" w:cs="Times New Roman"/>
        </w:rPr>
        <w:t>(</w:t>
      </w:r>
      <w:r>
        <w:rPr>
          <w:rFonts w:ascii="Times New Roman" w:hAnsi="Times New Roman" w:cs="Times New Roman"/>
        </w:rPr>
        <w:t>A</w:t>
      </w:r>
      <w:r w:rsidR="002B506D">
        <w:rPr>
          <w:rFonts w:ascii="Times New Roman" w:hAnsi="Times New Roman" w:cs="Times New Roman"/>
        </w:rPr>
        <w:t>)</w:t>
      </w:r>
      <w:r>
        <w:rPr>
          <w:rFonts w:ascii="Times New Roman" w:hAnsi="Times New Roman" w:cs="Times New Roman"/>
        </w:rPr>
        <w:t xml:space="preserve"> over community (B)</w:t>
      </w:r>
      <w:r w:rsidR="002B506D">
        <w:rPr>
          <w:rFonts w:ascii="Times New Roman" w:hAnsi="Times New Roman" w:cs="Times New Roman"/>
        </w:rPr>
        <w:t xml:space="preserve">, </w:t>
      </w:r>
      <w:r w:rsidR="002B506D">
        <w:rPr>
          <w:rFonts w:ascii="Times New Roman" w:hAnsi="Times New Roman" w:cs="Times New Roman"/>
        </w:rPr>
        <w:lastRenderedPageBreak/>
        <w:t xml:space="preserve">although the result may flip for the elderly if they place very little weight on school quality.  An alternative modeling approach, the horizontal sorting model framework, relaxes this assumption by allowing each type of household (indeed each </w:t>
      </w:r>
      <w:r w:rsidR="00C052C6">
        <w:rPr>
          <w:rFonts w:ascii="Times New Roman" w:hAnsi="Times New Roman" w:cs="Times New Roman"/>
        </w:rPr>
        <w:t xml:space="preserve">individual </w:t>
      </w:r>
      <w:r w:rsidR="002B506D">
        <w:rPr>
          <w:rFonts w:ascii="Times New Roman" w:hAnsi="Times New Roman" w:cs="Times New Roman"/>
        </w:rPr>
        <w:t>household) to have different relative values for different public goods.  Of course, this comes with a different set of assumptions and modeling restrictions.</w:t>
      </w:r>
    </w:p>
    <w:p w14:paraId="6F1D576B" w14:textId="77777777" w:rsidR="00146E2C" w:rsidRDefault="00146E2C" w:rsidP="00362F41">
      <w:pPr>
        <w:spacing w:line="480" w:lineRule="auto"/>
        <w:rPr>
          <w:rFonts w:ascii="Times New Roman" w:hAnsi="Times New Roman" w:cs="Times New Roman"/>
        </w:rPr>
      </w:pPr>
    </w:p>
    <w:p w14:paraId="3149EB22" w14:textId="1BCCECD1" w:rsidR="0042027D" w:rsidRDefault="00464F98" w:rsidP="00362F41">
      <w:pPr>
        <w:spacing w:line="480" w:lineRule="auto"/>
        <w:rPr>
          <w:rFonts w:ascii="Times New Roman" w:hAnsi="Times New Roman" w:cs="Times New Roman"/>
          <w:smallCaps/>
        </w:rPr>
      </w:pPr>
      <w:proofErr w:type="gramStart"/>
      <w:r>
        <w:rPr>
          <w:rFonts w:ascii="Times New Roman" w:hAnsi="Times New Roman" w:cs="Times New Roman"/>
          <w:smallCaps/>
        </w:rPr>
        <w:t>3</w:t>
      </w:r>
      <w:r w:rsidR="008A79E0">
        <w:rPr>
          <w:rFonts w:ascii="Times New Roman" w:hAnsi="Times New Roman" w:cs="Times New Roman"/>
          <w:smallCaps/>
        </w:rPr>
        <w:t>.4</w:t>
      </w:r>
      <w:r w:rsidR="0042027D">
        <w:rPr>
          <w:rFonts w:ascii="Times New Roman" w:hAnsi="Times New Roman" w:cs="Times New Roman"/>
          <w:smallCaps/>
        </w:rPr>
        <w:t xml:space="preserve">  Horizontal</w:t>
      </w:r>
      <w:proofErr w:type="gramEnd"/>
      <w:r w:rsidR="0042027D">
        <w:rPr>
          <w:rFonts w:ascii="Times New Roman" w:hAnsi="Times New Roman" w:cs="Times New Roman"/>
          <w:smallCaps/>
        </w:rPr>
        <w:t xml:space="preserve"> Sorting Models</w:t>
      </w:r>
    </w:p>
    <w:p w14:paraId="216B40E0" w14:textId="61E9F364" w:rsidR="0042027D" w:rsidRDefault="006A399F" w:rsidP="00362F41">
      <w:pPr>
        <w:spacing w:line="480" w:lineRule="auto"/>
        <w:rPr>
          <w:rFonts w:ascii="Times New Roman" w:hAnsi="Times New Roman" w:cs="Times New Roman"/>
        </w:rPr>
      </w:pPr>
      <w:r>
        <w:rPr>
          <w:rFonts w:ascii="Times New Roman" w:hAnsi="Times New Roman" w:cs="Times New Roman"/>
        </w:rPr>
        <w:tab/>
        <w:t>The horizontal framework importantly relaxes the assumption that all households must similarly rank all communities according to their combined public goods.</w:t>
      </w:r>
      <w:r w:rsidR="00872420">
        <w:rPr>
          <w:rFonts w:ascii="Times New Roman" w:hAnsi="Times New Roman" w:cs="Times New Roman"/>
        </w:rPr>
        <w:t xml:space="preserve">  </w:t>
      </w:r>
      <w:r w:rsidR="009318C8">
        <w:rPr>
          <w:rFonts w:ascii="Times New Roman" w:hAnsi="Times New Roman" w:cs="Times New Roman"/>
        </w:rPr>
        <w:t xml:space="preserve">Households can differ in their relative preferences for different local attributes.  </w:t>
      </w:r>
      <w:r w:rsidR="00872420">
        <w:rPr>
          <w:rFonts w:ascii="Times New Roman" w:hAnsi="Times New Roman" w:cs="Times New Roman"/>
        </w:rPr>
        <w:t>Indirect utility is specified as:</w:t>
      </w:r>
    </w:p>
    <w:p w14:paraId="526E01BF" w14:textId="77777777" w:rsidR="00872420" w:rsidRDefault="00872420" w:rsidP="00362F41">
      <w:pPr>
        <w:spacing w:line="480" w:lineRule="auto"/>
        <w:rPr>
          <w:rFonts w:ascii="Times New Roman" w:hAnsi="Times New Roman" w:cs="Times New Roman"/>
        </w:rPr>
      </w:pPr>
    </w:p>
    <w:p w14:paraId="5220BF3F" w14:textId="4A543D8F" w:rsidR="00872420" w:rsidRDefault="00C4130E" w:rsidP="00A4127D">
      <w:pPr>
        <w:spacing w:line="480" w:lineRule="auto"/>
        <w:jc w:val="right"/>
        <w:rPr>
          <w:rFonts w:ascii="Times New Roman" w:hAnsi="Times New Roman" w:cs="Times New Roman"/>
        </w:rPr>
      </w:pPr>
      <w:r>
        <w:rPr>
          <w:rFonts w:ascii="Times New Roman" w:hAnsi="Times New Roman" w:cs="Times New Roman"/>
          <w:position w:val="-16"/>
        </w:rPr>
        <w:pict w14:anchorId="4D55B418">
          <v:shape id="_x0000_i1090" type="#_x0000_t75" style="width:256.3pt;height:21.3pt">
            <v:imagedata r:id="rId64" o:title=""/>
          </v:shape>
        </w:pict>
      </w:r>
      <w:r w:rsidR="00A4127D">
        <w:rPr>
          <w:rFonts w:ascii="Times New Roman" w:hAnsi="Times New Roman" w:cs="Times New Roman"/>
          <w:position w:val="-16"/>
        </w:rPr>
        <w:t xml:space="preserve">                (10)</w:t>
      </w:r>
    </w:p>
    <w:p w14:paraId="162F6D08" w14:textId="77777777" w:rsidR="00872420" w:rsidRDefault="00872420" w:rsidP="00362F41">
      <w:pPr>
        <w:spacing w:line="480" w:lineRule="auto"/>
        <w:rPr>
          <w:rFonts w:ascii="Times New Roman" w:hAnsi="Times New Roman" w:cs="Times New Roman"/>
        </w:rPr>
      </w:pPr>
    </w:p>
    <w:p w14:paraId="34768D05" w14:textId="78C44D62" w:rsidR="00872420" w:rsidRPr="006A399F" w:rsidRDefault="00872420" w:rsidP="00362F41">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the vector of preference parameters</w:t>
      </w:r>
      <w:r w:rsidR="00C4130E">
        <w:rPr>
          <w:rFonts w:ascii="Times New Roman" w:hAnsi="Times New Roman" w:cs="Times New Roman"/>
          <w:position w:val="-16"/>
        </w:rPr>
        <w:pict w14:anchorId="5D1732EB">
          <v:shape id="_x0000_i1091" type="#_x0000_t75" style="width:81.2pt;height:21.3pt">
            <v:imagedata r:id="rId65" o:title=""/>
          </v:shape>
        </w:pict>
      </w:r>
      <w:r>
        <w:rPr>
          <w:rFonts w:ascii="Times New Roman" w:hAnsi="Times New Roman" w:cs="Times New Roman"/>
        </w:rPr>
        <w:t xml:space="preserve"> can be different for every individual.</w:t>
      </w:r>
      <w:r>
        <w:rPr>
          <w:rStyle w:val="FootnoteReference"/>
          <w:rFonts w:ascii="Times New Roman" w:hAnsi="Times New Roman" w:cs="Times New Roman"/>
        </w:rPr>
        <w:footnoteReference w:id="7"/>
      </w:r>
      <w:r>
        <w:rPr>
          <w:rFonts w:ascii="Times New Roman" w:hAnsi="Times New Roman" w:cs="Times New Roman"/>
        </w:rPr>
        <w:t xml:space="preserve">  </w:t>
      </w:r>
      <w:r w:rsidR="00C4130E">
        <w:rPr>
          <w:rFonts w:ascii="Times New Roman" w:hAnsi="Times New Roman" w:cs="Times New Roman"/>
          <w:position w:val="-16"/>
        </w:rPr>
        <w:pict w14:anchorId="45C91214">
          <v:shape id="_x0000_i1092" type="#_x0000_t75" style="width:16.7pt;height:21.3pt">
            <v:imagedata r:id="rId66" o:title=""/>
          </v:shape>
        </w:pict>
      </w:r>
      <w:r>
        <w:rPr>
          <w:rFonts w:ascii="Times New Roman" w:hAnsi="Times New Roman" w:cs="Times New Roman"/>
        </w:rPr>
        <w:t xml:space="preserve"> </w:t>
      </w:r>
      <w:proofErr w:type="gramStart"/>
      <w:r w:rsidR="00CB24DD">
        <w:rPr>
          <w:rFonts w:ascii="Times New Roman" w:hAnsi="Times New Roman" w:cs="Times New Roman"/>
        </w:rPr>
        <w:t>is</w:t>
      </w:r>
      <w:proofErr w:type="gramEnd"/>
      <w:r w:rsidR="00CB24DD">
        <w:rPr>
          <w:rFonts w:ascii="Times New Roman" w:hAnsi="Times New Roman" w:cs="Times New Roman"/>
        </w:rPr>
        <w:t xml:space="preserve"> an idiosyncratic error term (i.e., it is unique to every individual and choice alternative).  Assuming </w:t>
      </w:r>
      <w:r w:rsidR="00C4130E">
        <w:rPr>
          <w:rFonts w:ascii="Times New Roman" w:hAnsi="Times New Roman" w:cs="Times New Roman"/>
          <w:position w:val="-16"/>
        </w:rPr>
        <w:pict w14:anchorId="70B5FCF4">
          <v:shape id="_x0000_i1093" type="#_x0000_t75" style="width:28.2pt;height:21.3pt">
            <v:imagedata r:id="rId67" o:title=""/>
          </v:shape>
        </w:pict>
      </w:r>
      <w:r w:rsidR="00CB24DD">
        <w:rPr>
          <w:rFonts w:ascii="Times New Roman" w:hAnsi="Times New Roman" w:cs="Times New Roman"/>
        </w:rPr>
        <w:t xml:space="preserve"> Type I Extreme Value yields a closed form for the probability that individual </w:t>
      </w:r>
      <w:proofErr w:type="spellStart"/>
      <w:r w:rsidR="00CB24DD" w:rsidRPr="00CB24DD">
        <w:rPr>
          <w:rFonts w:ascii="Times New Roman" w:hAnsi="Times New Roman" w:cs="Times New Roman"/>
          <w:i/>
        </w:rPr>
        <w:t>i</w:t>
      </w:r>
      <w:proofErr w:type="spellEnd"/>
      <w:r w:rsidR="00CB24DD">
        <w:rPr>
          <w:rFonts w:ascii="Times New Roman" w:hAnsi="Times New Roman" w:cs="Times New Roman"/>
        </w:rPr>
        <w:t xml:space="preserve"> will choose alternative </w:t>
      </w:r>
      <w:r w:rsidR="00CB24DD" w:rsidRPr="00CB24DD">
        <w:rPr>
          <w:rFonts w:ascii="Times New Roman" w:hAnsi="Times New Roman" w:cs="Times New Roman"/>
          <w:i/>
        </w:rPr>
        <w:t>j.</w:t>
      </w:r>
    </w:p>
    <w:p w14:paraId="2AA48514" w14:textId="77777777" w:rsidR="0042027D" w:rsidRDefault="0042027D" w:rsidP="00362F41">
      <w:pPr>
        <w:spacing w:line="480" w:lineRule="auto"/>
        <w:rPr>
          <w:rFonts w:ascii="Times New Roman" w:hAnsi="Times New Roman" w:cs="Times New Roman"/>
          <w:smallCaps/>
        </w:rPr>
      </w:pPr>
    </w:p>
    <w:p w14:paraId="1DD99E51" w14:textId="5BC7F9EC" w:rsidR="00CB24DD" w:rsidRDefault="00C4130E" w:rsidP="00A4127D">
      <w:pPr>
        <w:spacing w:line="480" w:lineRule="auto"/>
        <w:jc w:val="right"/>
        <w:rPr>
          <w:rFonts w:ascii="Times New Roman" w:hAnsi="Times New Roman" w:cs="Times New Roman"/>
          <w:smallCaps/>
        </w:rPr>
      </w:pPr>
      <w:r>
        <w:rPr>
          <w:rFonts w:ascii="Times New Roman" w:hAnsi="Times New Roman" w:cs="Times New Roman"/>
          <w:smallCaps/>
          <w:position w:val="-62"/>
        </w:rPr>
        <w:lastRenderedPageBreak/>
        <w:pict w14:anchorId="409B4AB0">
          <v:shape id="_x0000_i1094" type="#_x0000_t75" style="width:172.8pt;height:53.55pt">
            <v:imagedata r:id="rId68" o:title=""/>
          </v:shape>
        </w:pict>
      </w:r>
      <w:r w:rsidR="00A4127D">
        <w:rPr>
          <w:rFonts w:ascii="Times New Roman" w:hAnsi="Times New Roman" w:cs="Times New Roman"/>
          <w:smallCaps/>
          <w:position w:val="-62"/>
        </w:rPr>
        <w:t xml:space="preserve">                                         (11)</w:t>
      </w:r>
    </w:p>
    <w:p w14:paraId="434F11A5" w14:textId="77777777" w:rsidR="00CB24DD" w:rsidRDefault="00CB24DD" w:rsidP="00362F41">
      <w:pPr>
        <w:spacing w:line="480" w:lineRule="auto"/>
        <w:rPr>
          <w:rFonts w:ascii="Times New Roman" w:hAnsi="Times New Roman" w:cs="Times New Roman"/>
        </w:rPr>
      </w:pPr>
    </w:p>
    <w:p w14:paraId="4B64C739" w14:textId="5DFF6125" w:rsidR="00CB24DD" w:rsidRDefault="00CB24DD" w:rsidP="00362F41">
      <w:pPr>
        <w:spacing w:line="480" w:lineRule="auto"/>
        <w:rPr>
          <w:rFonts w:ascii="Times New Roman" w:hAnsi="Times New Roman" w:cs="Times New Roman"/>
        </w:rPr>
      </w:pPr>
      <w:r>
        <w:rPr>
          <w:rFonts w:ascii="Times New Roman" w:hAnsi="Times New Roman" w:cs="Times New Roman"/>
        </w:rPr>
        <w:t xml:space="preserve">Berry, </w:t>
      </w:r>
      <w:proofErr w:type="spellStart"/>
      <w:r>
        <w:rPr>
          <w:rFonts w:ascii="Times New Roman" w:hAnsi="Times New Roman" w:cs="Times New Roman"/>
        </w:rPr>
        <w:t>Levinsohn</w:t>
      </w:r>
      <w:proofErr w:type="spellEnd"/>
      <w:r>
        <w:rPr>
          <w:rFonts w:ascii="Times New Roman" w:hAnsi="Times New Roman" w:cs="Times New Roman"/>
        </w:rPr>
        <w:t xml:space="preserve">, and </w:t>
      </w:r>
      <w:proofErr w:type="spellStart"/>
      <w:r>
        <w:rPr>
          <w:rFonts w:ascii="Times New Roman" w:hAnsi="Times New Roman" w:cs="Times New Roman"/>
        </w:rPr>
        <w:t>Pakes</w:t>
      </w:r>
      <w:proofErr w:type="spellEnd"/>
      <w:r>
        <w:rPr>
          <w:rFonts w:ascii="Times New Roman" w:hAnsi="Times New Roman" w:cs="Times New Roman"/>
        </w:rPr>
        <w:t xml:space="preserve"> (1995)</w:t>
      </w:r>
      <w:r w:rsidR="00C052C6">
        <w:rPr>
          <w:rFonts w:ascii="Times New Roman" w:hAnsi="Times New Roman" w:cs="Times New Roman"/>
        </w:rPr>
        <w:t>, a paper from the industrial organization literature that focuses on the demand for automobiles,</w:t>
      </w:r>
      <w:r>
        <w:rPr>
          <w:rFonts w:ascii="Times New Roman" w:hAnsi="Times New Roman" w:cs="Times New Roman"/>
        </w:rPr>
        <w:t xml:space="preserve"> propose</w:t>
      </w:r>
      <w:r w:rsidR="00C052C6">
        <w:rPr>
          <w:rFonts w:ascii="Times New Roman" w:hAnsi="Times New Roman" w:cs="Times New Roman"/>
        </w:rPr>
        <w:t>s</w:t>
      </w:r>
      <w:r>
        <w:rPr>
          <w:rFonts w:ascii="Times New Roman" w:hAnsi="Times New Roman" w:cs="Times New Roman"/>
        </w:rPr>
        <w:t xml:space="preserve"> a convenient procedure</w:t>
      </w:r>
      <w:r w:rsidR="00C052C6">
        <w:rPr>
          <w:rFonts w:ascii="Times New Roman" w:hAnsi="Times New Roman" w:cs="Times New Roman"/>
        </w:rPr>
        <w:t xml:space="preserve"> that can be used</w:t>
      </w:r>
      <w:r>
        <w:rPr>
          <w:rFonts w:ascii="Times New Roman" w:hAnsi="Times New Roman" w:cs="Times New Roman"/>
        </w:rPr>
        <w:t xml:space="preserve"> for estimating the</w:t>
      </w:r>
      <w:r w:rsidR="00C052C6">
        <w:rPr>
          <w:rFonts w:ascii="Times New Roman" w:hAnsi="Times New Roman" w:cs="Times New Roman"/>
        </w:rPr>
        <w:t xml:space="preserve"> parameters of this</w:t>
      </w:r>
      <w:r>
        <w:rPr>
          <w:rFonts w:ascii="Times New Roman" w:hAnsi="Times New Roman" w:cs="Times New Roman"/>
        </w:rPr>
        <w:t xml:space="preserve"> model.</w:t>
      </w:r>
      <w:r w:rsidR="00C052C6">
        <w:rPr>
          <w:rFonts w:ascii="Times New Roman" w:hAnsi="Times New Roman" w:cs="Times New Roman"/>
        </w:rPr>
        <w:t xml:space="preserve">  Writing individual preference parameters as the sum of a baseline coefficient, a vector of observable individual attributes </w:t>
      </w:r>
      <w:r w:rsidR="00C4130E">
        <w:rPr>
          <w:rFonts w:ascii="Times New Roman" w:hAnsi="Times New Roman" w:cs="Times New Roman"/>
          <w:position w:val="-12"/>
        </w:rPr>
        <w:pict w14:anchorId="3039DCC4">
          <v:shape id="_x0000_i1095" type="#_x0000_t75" style="width:22.45pt;height:19pt">
            <v:imagedata r:id="rId69" o:title=""/>
          </v:shape>
        </w:pict>
      </w:r>
      <w:r w:rsidR="00C052C6">
        <w:rPr>
          <w:rFonts w:ascii="Times New Roman" w:hAnsi="Times New Roman" w:cs="Times New Roman"/>
        </w:rPr>
        <w:t xml:space="preserve"> and a vector of individual taste </w:t>
      </w:r>
      <w:proofErr w:type="gramStart"/>
      <w:r w:rsidR="00C052C6">
        <w:rPr>
          <w:rFonts w:ascii="Times New Roman" w:hAnsi="Times New Roman" w:cs="Times New Roman"/>
        </w:rPr>
        <w:t xml:space="preserve">shocks </w:t>
      </w:r>
      <w:proofErr w:type="gramEnd"/>
      <w:r w:rsidR="00C4130E">
        <w:rPr>
          <w:rFonts w:ascii="Times New Roman" w:hAnsi="Times New Roman" w:cs="Times New Roman"/>
          <w:position w:val="-12"/>
        </w:rPr>
        <w:pict w14:anchorId="03917FBE">
          <v:shape id="_x0000_i1096" type="#_x0000_t75" style="width:21.3pt;height:19pt">
            <v:imagedata r:id="rId70" o:title=""/>
          </v:shape>
        </w:pict>
      </w:r>
      <w:r w:rsidR="00C052C6">
        <w:rPr>
          <w:rFonts w:ascii="Times New Roman" w:hAnsi="Times New Roman" w:cs="Times New Roman"/>
        </w:rPr>
        <w:t>:</w:t>
      </w:r>
    </w:p>
    <w:p w14:paraId="4FDA1F34" w14:textId="77777777" w:rsidR="00C052C6" w:rsidRDefault="00C052C6" w:rsidP="00362F41">
      <w:pPr>
        <w:spacing w:line="480" w:lineRule="auto"/>
        <w:rPr>
          <w:rFonts w:ascii="Times New Roman" w:hAnsi="Times New Roman" w:cs="Times New Roman"/>
        </w:rPr>
      </w:pPr>
    </w:p>
    <w:p w14:paraId="5E44C609" w14:textId="0D82490F" w:rsidR="00284B40" w:rsidRDefault="00C4130E" w:rsidP="00A4127D">
      <w:pPr>
        <w:spacing w:line="480" w:lineRule="auto"/>
        <w:jc w:val="right"/>
        <w:rPr>
          <w:rFonts w:ascii="Times New Roman" w:hAnsi="Times New Roman" w:cs="Times New Roman"/>
        </w:rPr>
      </w:pPr>
      <w:r>
        <w:rPr>
          <w:rFonts w:ascii="Times New Roman" w:hAnsi="Times New Roman" w:cs="Times New Roman"/>
          <w:position w:val="-80"/>
        </w:rPr>
        <w:pict w14:anchorId="32265BA0">
          <v:shape id="_x0000_i1097" type="#_x0000_t75" style="width:264.4pt;height:87.55pt">
            <v:imagedata r:id="rId71" o:title=""/>
          </v:shape>
        </w:pict>
      </w:r>
      <w:r w:rsidR="00A4127D">
        <w:rPr>
          <w:rFonts w:ascii="Times New Roman" w:hAnsi="Times New Roman" w:cs="Times New Roman"/>
          <w:position w:val="-80"/>
        </w:rPr>
        <w:t xml:space="preserve">                  (12)</w:t>
      </w:r>
    </w:p>
    <w:p w14:paraId="7DEBDBE3" w14:textId="77777777" w:rsidR="00C052C6" w:rsidRDefault="00C052C6" w:rsidP="00362F41">
      <w:pPr>
        <w:spacing w:line="480" w:lineRule="auto"/>
        <w:rPr>
          <w:rFonts w:ascii="Times New Roman" w:hAnsi="Times New Roman" w:cs="Times New Roman"/>
        </w:rPr>
      </w:pPr>
    </w:p>
    <w:p w14:paraId="743BBF34" w14:textId="1DC3CF11" w:rsidR="00CB24DD" w:rsidRDefault="00C052C6" w:rsidP="00362F41">
      <w:pPr>
        <w:spacing w:line="480" w:lineRule="auto"/>
        <w:rPr>
          <w:rFonts w:ascii="Times New Roman" w:hAnsi="Times New Roman" w:cs="Times New Roman"/>
        </w:rPr>
      </w:pPr>
      <w:proofErr w:type="gramStart"/>
      <w:r>
        <w:rPr>
          <w:rFonts w:ascii="Times New Roman" w:hAnsi="Times New Roman" w:cs="Times New Roman"/>
        </w:rPr>
        <w:t>we</w:t>
      </w:r>
      <w:proofErr w:type="gramEnd"/>
      <w:r>
        <w:rPr>
          <w:rFonts w:ascii="Times New Roman" w:hAnsi="Times New Roman" w:cs="Times New Roman"/>
        </w:rPr>
        <w:t xml:space="preserve"> can separate out the baseline utility associated with each location </w:t>
      </w:r>
      <w:r w:rsidRPr="00C052C6">
        <w:rPr>
          <w:rFonts w:ascii="Times New Roman" w:hAnsi="Times New Roman" w:cs="Times New Roman"/>
          <w:i/>
        </w:rPr>
        <w:t>j</w:t>
      </w:r>
      <w:r>
        <w:rPr>
          <w:rFonts w:ascii="Times New Roman" w:hAnsi="Times New Roman" w:cs="Times New Roman"/>
        </w:rPr>
        <w:t xml:space="preserve"> </w:t>
      </w:r>
      <w:r w:rsidR="00C4130E">
        <w:rPr>
          <w:rFonts w:ascii="Times New Roman" w:hAnsi="Times New Roman" w:cs="Times New Roman"/>
          <w:position w:val="-14"/>
        </w:rPr>
        <w:pict w14:anchorId="6725E4D0">
          <v:shape id="_x0000_i1098" type="#_x0000_t75" style="width:23.05pt;height:20.15pt">
            <v:imagedata r:id="rId72" o:title=""/>
          </v:shape>
        </w:pict>
      </w:r>
      <w:r>
        <w:rPr>
          <w:rFonts w:ascii="Times New Roman" w:hAnsi="Times New Roman" w:cs="Times New Roman"/>
        </w:rPr>
        <w:t>:</w:t>
      </w:r>
    </w:p>
    <w:p w14:paraId="52DA5A37" w14:textId="77777777" w:rsidR="00C052C6" w:rsidRDefault="00C052C6" w:rsidP="00362F41">
      <w:pPr>
        <w:spacing w:line="480" w:lineRule="auto"/>
        <w:rPr>
          <w:rFonts w:ascii="Times New Roman" w:hAnsi="Times New Roman" w:cs="Times New Roman"/>
        </w:rPr>
      </w:pPr>
    </w:p>
    <w:p w14:paraId="49793943" w14:textId="36AB1D94" w:rsidR="00CB24DD" w:rsidRDefault="00C4130E" w:rsidP="00A4127D">
      <w:pPr>
        <w:spacing w:line="480" w:lineRule="auto"/>
        <w:jc w:val="right"/>
        <w:rPr>
          <w:rFonts w:ascii="Times New Roman" w:hAnsi="Times New Roman" w:cs="Times New Roman"/>
        </w:rPr>
      </w:pPr>
      <w:r>
        <w:rPr>
          <w:rFonts w:ascii="Times New Roman" w:hAnsi="Times New Roman" w:cs="Times New Roman"/>
          <w:smallCaps/>
          <w:position w:val="-80"/>
        </w:rPr>
        <w:pict w14:anchorId="4A96A491">
          <v:shape id="_x0000_i1099" type="#_x0000_t75" style="width:384.75pt;height:86.4pt">
            <v:imagedata r:id="rId73" o:title=""/>
          </v:shape>
        </w:pict>
      </w:r>
      <w:r w:rsidR="00A4127D">
        <w:rPr>
          <w:rFonts w:ascii="Times New Roman" w:hAnsi="Times New Roman" w:cs="Times New Roman"/>
          <w:smallCaps/>
          <w:position w:val="-80"/>
        </w:rPr>
        <w:t xml:space="preserve">       (13)</w:t>
      </w:r>
    </w:p>
    <w:p w14:paraId="663C3104" w14:textId="77777777" w:rsidR="00CB24DD" w:rsidRDefault="00CB24DD" w:rsidP="00362F41">
      <w:pPr>
        <w:spacing w:line="480" w:lineRule="auto"/>
        <w:rPr>
          <w:rFonts w:ascii="Times New Roman" w:hAnsi="Times New Roman" w:cs="Times New Roman"/>
        </w:rPr>
      </w:pPr>
    </w:p>
    <w:p w14:paraId="3AC64BAA" w14:textId="0A68D87E" w:rsidR="003245DF" w:rsidRPr="00CB24DD" w:rsidRDefault="00C4130E" w:rsidP="00A4127D">
      <w:pPr>
        <w:spacing w:line="480" w:lineRule="auto"/>
        <w:jc w:val="right"/>
        <w:rPr>
          <w:rFonts w:ascii="Times New Roman" w:hAnsi="Times New Roman" w:cs="Times New Roman"/>
        </w:rPr>
      </w:pPr>
      <w:r>
        <w:rPr>
          <w:rFonts w:ascii="Times New Roman" w:hAnsi="Times New Roman" w:cs="Times New Roman"/>
          <w:position w:val="-16"/>
        </w:rPr>
        <w:pict w14:anchorId="64518DF3">
          <v:shape id="_x0000_i1100" type="#_x0000_t75" style="width:162.45pt;height:23.05pt">
            <v:imagedata r:id="rId74" o:title=""/>
          </v:shape>
        </w:pict>
      </w:r>
      <w:r w:rsidR="00A4127D">
        <w:rPr>
          <w:rFonts w:ascii="Times New Roman" w:hAnsi="Times New Roman" w:cs="Times New Roman"/>
          <w:position w:val="-16"/>
        </w:rPr>
        <w:t xml:space="preserve">                                (14)</w:t>
      </w:r>
    </w:p>
    <w:p w14:paraId="672B2A21" w14:textId="77777777" w:rsidR="009318C8" w:rsidRDefault="009318C8" w:rsidP="00362F41">
      <w:pPr>
        <w:spacing w:line="480" w:lineRule="auto"/>
        <w:rPr>
          <w:rFonts w:ascii="Times New Roman" w:hAnsi="Times New Roman" w:cs="Times New Roman"/>
        </w:rPr>
      </w:pPr>
    </w:p>
    <w:p w14:paraId="176811B8" w14:textId="1FA5CE24" w:rsidR="00C052C6" w:rsidRDefault="009318C8" w:rsidP="00362F41">
      <w:pPr>
        <w:spacing w:line="480" w:lineRule="auto"/>
        <w:rPr>
          <w:rFonts w:ascii="Times New Roman" w:hAnsi="Times New Roman" w:cs="Times New Roman"/>
        </w:rPr>
      </w:pPr>
      <w:r>
        <w:rPr>
          <w:rFonts w:ascii="Times New Roman" w:hAnsi="Times New Roman" w:cs="Times New Roman"/>
        </w:rPr>
        <w:lastRenderedPageBreak/>
        <w:t xml:space="preserve">Berry (1994) establishes a contraction mapping that allows the researcher to solve for the values of </w:t>
      </w:r>
      <w:r w:rsidR="00C4130E">
        <w:rPr>
          <w:rFonts w:ascii="Times New Roman" w:hAnsi="Times New Roman" w:cs="Times New Roman"/>
          <w:position w:val="-16"/>
        </w:rPr>
        <w:pict w14:anchorId="65B14CA5">
          <v:shape id="_x0000_i1101" type="#_x0000_t75" style="width:14.4pt;height:21.3pt">
            <v:imagedata r:id="rId75" o:title=""/>
          </v:shape>
        </w:pict>
      </w:r>
      <w:r>
        <w:rPr>
          <w:rFonts w:ascii="Times New Roman" w:hAnsi="Times New Roman" w:cs="Times New Roman"/>
        </w:rPr>
        <w:t xml:space="preserve"> that equate predicted shares to actual shares given a guess at model parameters.  Estimation proceeds by finding the parameter values that </w:t>
      </w:r>
      <w:r w:rsidR="00C052C6">
        <w:rPr>
          <w:rFonts w:ascii="Times New Roman" w:hAnsi="Times New Roman" w:cs="Times New Roman"/>
        </w:rPr>
        <w:t xml:space="preserve">either </w:t>
      </w:r>
      <w:r>
        <w:rPr>
          <w:rFonts w:ascii="Times New Roman" w:hAnsi="Times New Roman" w:cs="Times New Roman"/>
        </w:rPr>
        <w:t>maximize the likelihood of observed individual decisions (</w:t>
      </w:r>
      <w:proofErr w:type="spellStart"/>
      <w:r>
        <w:rPr>
          <w:rFonts w:ascii="Times New Roman" w:hAnsi="Times New Roman" w:cs="Times New Roman"/>
        </w:rPr>
        <w:t>microdata</w:t>
      </w:r>
      <w:proofErr w:type="spellEnd"/>
      <w:r>
        <w:rPr>
          <w:rFonts w:ascii="Times New Roman" w:hAnsi="Times New Roman" w:cs="Times New Roman"/>
        </w:rPr>
        <w:t xml:space="preserve">), or </w:t>
      </w:r>
      <w:r w:rsidR="00C052C6">
        <w:rPr>
          <w:rFonts w:ascii="Times New Roman" w:hAnsi="Times New Roman" w:cs="Times New Roman"/>
        </w:rPr>
        <w:t xml:space="preserve">match model </w:t>
      </w:r>
      <w:r w:rsidR="00CA2EFA">
        <w:rPr>
          <w:rFonts w:ascii="Times New Roman" w:hAnsi="Times New Roman" w:cs="Times New Roman"/>
        </w:rPr>
        <w:t>predictions</w:t>
      </w:r>
      <w:r w:rsidR="00C052C6">
        <w:rPr>
          <w:rFonts w:ascii="Times New Roman" w:hAnsi="Times New Roman" w:cs="Times New Roman"/>
        </w:rPr>
        <w:t xml:space="preserve"> to </w:t>
      </w:r>
      <w:r>
        <w:rPr>
          <w:rFonts w:ascii="Times New Roman" w:hAnsi="Times New Roman" w:cs="Times New Roman"/>
        </w:rPr>
        <w:t xml:space="preserve">the conditional distributions of individual attributes (e.g., the mean value of </w:t>
      </w:r>
      <w:r w:rsidR="00C4130E">
        <w:rPr>
          <w:rFonts w:ascii="Times New Roman" w:hAnsi="Times New Roman" w:cs="Times New Roman"/>
          <w:position w:val="-12"/>
        </w:rPr>
        <w:pict w14:anchorId="3BF13DEA">
          <v:shape id="_x0000_i1102" type="#_x0000_t75" style="width:13.25pt;height:19pt">
            <v:imagedata r:id="rId76" o:title=""/>
          </v:shape>
        </w:pict>
      </w:r>
      <w:r>
        <w:rPr>
          <w:rFonts w:ascii="Times New Roman" w:hAnsi="Times New Roman" w:cs="Times New Roman"/>
        </w:rPr>
        <w:t xml:space="preserve"> conditional upon choosing </w:t>
      </w:r>
      <w:r w:rsidRPr="00C052C6">
        <w:rPr>
          <w:rFonts w:ascii="Times New Roman" w:hAnsi="Times New Roman" w:cs="Times New Roman"/>
          <w:i/>
        </w:rPr>
        <w:t>j</w:t>
      </w:r>
      <w:r w:rsidR="00C052C6">
        <w:rPr>
          <w:rFonts w:ascii="Times New Roman" w:hAnsi="Times New Roman" w:cs="Times New Roman"/>
        </w:rPr>
        <w:t>).</w:t>
      </w:r>
    </w:p>
    <w:p w14:paraId="7DFC15EB" w14:textId="0E7C8A7A" w:rsidR="009318C8" w:rsidRDefault="009318C8" w:rsidP="00C052C6">
      <w:pPr>
        <w:spacing w:line="480" w:lineRule="auto"/>
        <w:ind w:firstLine="720"/>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 xml:space="preserve">recovering </w:t>
      </w:r>
      <w:proofErr w:type="gramEnd"/>
      <w:r w:rsidR="00C4130E">
        <w:rPr>
          <w:rFonts w:ascii="Times New Roman" w:hAnsi="Times New Roman" w:cs="Times New Roman"/>
          <w:position w:val="-16"/>
        </w:rPr>
        <w:pict w14:anchorId="39B87C97">
          <v:shape id="_x0000_i1103" type="#_x0000_t75" style="width:23.05pt;height:21.3pt">
            <v:imagedata r:id="rId77" o:title=""/>
          </v:shape>
        </w:pict>
      </w:r>
      <w:r>
        <w:rPr>
          <w:rFonts w:ascii="Times New Roman" w:hAnsi="Times New Roman" w:cs="Times New Roman"/>
        </w:rPr>
        <w:t xml:space="preserve">, the values of </w:t>
      </w:r>
      <w:r w:rsidR="00C4130E">
        <w:rPr>
          <w:rFonts w:ascii="Times New Roman" w:hAnsi="Times New Roman" w:cs="Times New Roman"/>
          <w:position w:val="-16"/>
        </w:rPr>
        <w:pict w14:anchorId="41712B1B">
          <v:shape id="_x0000_i1104" type="#_x0000_t75" style="width:39.15pt;height:22.45pt">
            <v:imagedata r:id="rId78" o:title=""/>
          </v:shape>
        </w:pict>
      </w:r>
      <w:r>
        <w:rPr>
          <w:rFonts w:ascii="Times New Roman" w:hAnsi="Times New Roman" w:cs="Times New Roman"/>
        </w:rPr>
        <w:t xml:space="preserve"> and </w:t>
      </w:r>
      <w:r w:rsidR="00C4130E">
        <w:rPr>
          <w:rFonts w:ascii="Times New Roman" w:hAnsi="Times New Roman" w:cs="Times New Roman"/>
          <w:position w:val="-12"/>
        </w:rPr>
        <w:pict w14:anchorId="0B1F339E">
          <v:shape id="_x0000_i1105" type="#_x0000_t75" style="width:12.1pt;height:19pt">
            <v:imagedata r:id="rId79" o:title=""/>
          </v:shape>
        </w:pict>
      </w:r>
      <w:r>
        <w:rPr>
          <w:rFonts w:ascii="Times New Roman" w:hAnsi="Times New Roman" w:cs="Times New Roman"/>
        </w:rPr>
        <w:t xml:space="preserve"> can be recovered by linear estimation:</w:t>
      </w:r>
    </w:p>
    <w:p w14:paraId="21AEE359" w14:textId="77777777" w:rsidR="009318C8" w:rsidRDefault="009318C8" w:rsidP="00362F41">
      <w:pPr>
        <w:spacing w:line="480" w:lineRule="auto"/>
        <w:rPr>
          <w:rFonts w:ascii="Times New Roman" w:hAnsi="Times New Roman" w:cs="Times New Roman"/>
        </w:rPr>
      </w:pPr>
    </w:p>
    <w:p w14:paraId="706C33A9" w14:textId="5D5710C2" w:rsidR="005738EC" w:rsidRDefault="00A4127D" w:rsidP="00A4127D">
      <w:pPr>
        <w:spacing w:line="480" w:lineRule="auto"/>
        <w:jc w:val="right"/>
        <w:rPr>
          <w:rFonts w:ascii="Times New Roman" w:hAnsi="Times New Roman" w:cs="Times New Roman"/>
        </w:rPr>
      </w:pPr>
      <w:r>
        <w:rPr>
          <w:rFonts w:ascii="Times New Roman" w:hAnsi="Times New Roman" w:cs="Times New Roman"/>
          <w:position w:val="-28"/>
        </w:rPr>
        <w:t xml:space="preserve"> </w:t>
      </w:r>
      <w:r w:rsidR="00C4130E">
        <w:rPr>
          <w:rFonts w:ascii="Times New Roman" w:hAnsi="Times New Roman" w:cs="Times New Roman"/>
          <w:position w:val="-28"/>
        </w:rPr>
        <w:pict w14:anchorId="0206CDB7">
          <v:shape id="_x0000_i1106" type="#_x0000_t75" style="width:127.85pt;height:28.2pt">
            <v:imagedata r:id="rId80" o:title=""/>
          </v:shape>
        </w:pict>
      </w:r>
      <w:r>
        <w:rPr>
          <w:rFonts w:ascii="Times New Roman" w:hAnsi="Times New Roman" w:cs="Times New Roman"/>
          <w:position w:val="-28"/>
        </w:rPr>
        <w:t xml:space="preserve">                                        (15)</w:t>
      </w:r>
    </w:p>
    <w:p w14:paraId="312FA61D" w14:textId="77777777" w:rsidR="00F575F2" w:rsidRDefault="00F575F2" w:rsidP="00362F41">
      <w:pPr>
        <w:spacing w:line="480" w:lineRule="auto"/>
        <w:rPr>
          <w:rFonts w:ascii="Times New Roman" w:hAnsi="Times New Roman" w:cs="Times New Roman"/>
        </w:rPr>
      </w:pPr>
    </w:p>
    <w:p w14:paraId="185DC329" w14:textId="77777777" w:rsidR="00464F98" w:rsidRDefault="005738EC" w:rsidP="00362F41">
      <w:pPr>
        <w:spacing w:line="480" w:lineRule="auto"/>
        <w:rPr>
          <w:rFonts w:ascii="Times New Roman" w:hAnsi="Times New Roman" w:cs="Times New Roman"/>
        </w:rPr>
      </w:pPr>
      <w:r>
        <w:rPr>
          <w:rFonts w:ascii="Times New Roman" w:hAnsi="Times New Roman" w:cs="Times New Roman"/>
        </w:rPr>
        <w:t>Because this is a linear regression equation, it is straightforward to control for (</w:t>
      </w:r>
      <w:proofErr w:type="spellStart"/>
      <w:r>
        <w:rPr>
          <w:rFonts w:ascii="Times New Roman" w:hAnsi="Times New Roman" w:cs="Times New Roman"/>
        </w:rPr>
        <w:t>i</w:t>
      </w:r>
      <w:proofErr w:type="spellEnd"/>
      <w:r>
        <w:rPr>
          <w:rFonts w:ascii="Times New Roman" w:hAnsi="Times New Roman" w:cs="Times New Roman"/>
        </w:rPr>
        <w:t xml:space="preserve">) spatial correlation </w:t>
      </w:r>
      <w:proofErr w:type="gramStart"/>
      <w:r>
        <w:rPr>
          <w:rFonts w:ascii="Times New Roman" w:hAnsi="Times New Roman" w:cs="Times New Roman"/>
        </w:rPr>
        <w:t xml:space="preserve">in </w:t>
      </w:r>
      <w:proofErr w:type="gramEnd"/>
      <w:r w:rsidR="00C4130E">
        <w:rPr>
          <w:rFonts w:ascii="Times New Roman" w:hAnsi="Times New Roman" w:cs="Times New Roman"/>
          <w:position w:val="-16"/>
        </w:rPr>
        <w:pict w14:anchorId="4026DCE7">
          <v:shape id="_x0000_i1107" type="#_x0000_t75" style="width:13.25pt;height:21.3pt">
            <v:imagedata r:id="rId53" o:title=""/>
          </v:shape>
        </w:pict>
      </w:r>
      <w:r>
        <w:rPr>
          <w:rFonts w:ascii="Times New Roman" w:hAnsi="Times New Roman" w:cs="Times New Roman"/>
        </w:rPr>
        <w:t xml:space="preserve">, (ii) </w:t>
      </w:r>
      <w:proofErr w:type="spellStart"/>
      <w:r>
        <w:rPr>
          <w:rFonts w:ascii="Times New Roman" w:hAnsi="Times New Roman" w:cs="Times New Roman"/>
        </w:rPr>
        <w:t>endogeneity</w:t>
      </w:r>
      <w:proofErr w:type="spellEnd"/>
      <w:r>
        <w:rPr>
          <w:rFonts w:ascii="Times New Roman" w:hAnsi="Times New Roman" w:cs="Times New Roman"/>
        </w:rPr>
        <w:t xml:space="preserve"> of </w:t>
      </w:r>
      <w:r w:rsidR="00C4130E">
        <w:rPr>
          <w:rFonts w:ascii="Times New Roman" w:hAnsi="Times New Roman" w:cs="Times New Roman"/>
          <w:position w:val="-16"/>
        </w:rPr>
        <w:pict w14:anchorId="02D2A250">
          <v:shape id="_x0000_i1108" type="#_x0000_t75" style="width:14.4pt;height:21.3pt">
            <v:imagedata r:id="rId81" o:title=""/>
          </v:shape>
        </w:pict>
      </w:r>
      <w:r>
        <w:rPr>
          <w:rFonts w:ascii="Times New Roman" w:hAnsi="Times New Roman" w:cs="Times New Roman"/>
        </w:rPr>
        <w:t xml:space="preserve"> (i.e., </w:t>
      </w:r>
      <w:r w:rsidR="00C4130E">
        <w:rPr>
          <w:rFonts w:ascii="Times New Roman" w:hAnsi="Times New Roman" w:cs="Times New Roman"/>
          <w:position w:val="-16"/>
        </w:rPr>
        <w:pict w14:anchorId="4711FFFD">
          <v:shape id="_x0000_i1109" type="#_x0000_t75" style="width:58.75pt;height:21.3pt">
            <v:imagedata r:id="rId82" o:title=""/>
          </v:shape>
        </w:pict>
      </w:r>
      <w:r>
        <w:rPr>
          <w:rFonts w:ascii="Times New Roman" w:hAnsi="Times New Roman" w:cs="Times New Roman"/>
        </w:rPr>
        <w:t xml:space="preserve">) and (iii) </w:t>
      </w:r>
      <w:proofErr w:type="spellStart"/>
      <w:r>
        <w:rPr>
          <w:rFonts w:ascii="Times New Roman" w:hAnsi="Times New Roman" w:cs="Times New Roman"/>
        </w:rPr>
        <w:t>endogeneity</w:t>
      </w:r>
      <w:proofErr w:type="spellEnd"/>
      <w:r>
        <w:rPr>
          <w:rFonts w:ascii="Times New Roman" w:hAnsi="Times New Roman" w:cs="Times New Roman"/>
        </w:rPr>
        <w:t xml:space="preserve"> of </w:t>
      </w:r>
      <w:r w:rsidR="00C4130E">
        <w:rPr>
          <w:rFonts w:ascii="Times New Roman" w:hAnsi="Times New Roman" w:cs="Times New Roman"/>
          <w:position w:val="-16"/>
        </w:rPr>
        <w:pict w14:anchorId="19E9BA3E">
          <v:shape id="_x0000_i1110" type="#_x0000_t75" style="width:23.05pt;height:21.3pt">
            <v:imagedata r:id="rId83" o:title=""/>
          </v:shape>
        </w:pict>
      </w:r>
      <w:r>
        <w:rPr>
          <w:rFonts w:ascii="Times New Roman" w:hAnsi="Times New Roman" w:cs="Times New Roman"/>
        </w:rPr>
        <w:t xml:space="preserve">  (i.e., </w:t>
      </w:r>
      <w:r w:rsidR="00C4130E">
        <w:rPr>
          <w:rFonts w:ascii="Times New Roman" w:hAnsi="Times New Roman" w:cs="Times New Roman"/>
          <w:position w:val="-16"/>
        </w:rPr>
        <w:pict w14:anchorId="1C06D68D">
          <v:shape id="_x0000_i1111" type="#_x0000_t75" style="width:66.8pt;height:21.3pt">
            <v:imagedata r:id="rId84" o:title=""/>
          </v:shape>
        </w:pict>
      </w:r>
      <w:r w:rsidR="00464F98">
        <w:rPr>
          <w:rFonts w:ascii="Times New Roman" w:hAnsi="Times New Roman" w:cs="Times New Roman"/>
        </w:rPr>
        <w:t>).</w:t>
      </w:r>
    </w:p>
    <w:p w14:paraId="40E82184" w14:textId="16A6A985" w:rsidR="00F575F2" w:rsidRDefault="005738EC" w:rsidP="00464F98">
      <w:pPr>
        <w:spacing w:line="480" w:lineRule="auto"/>
        <w:ind w:firstLine="720"/>
        <w:rPr>
          <w:rFonts w:ascii="Times New Roman" w:hAnsi="Times New Roman" w:cs="Times New Roman"/>
        </w:rPr>
      </w:pPr>
      <w:r>
        <w:rPr>
          <w:rFonts w:ascii="Times New Roman" w:hAnsi="Times New Roman" w:cs="Times New Roman"/>
        </w:rPr>
        <w:t xml:space="preserve">Bayer and Timmins (2007) describe an instrumental variables approach that can be implemented when </w:t>
      </w:r>
      <w:r w:rsidR="00C4130E">
        <w:rPr>
          <w:rFonts w:ascii="Times New Roman" w:hAnsi="Times New Roman" w:cs="Times New Roman"/>
          <w:position w:val="-16"/>
        </w:rPr>
        <w:pict w14:anchorId="56E560A0">
          <v:shape id="_x0000_i1112" type="#_x0000_t75" style="width:23.05pt;height:21.3pt">
            <v:imagedata r:id="rId83" o:title=""/>
          </v:shape>
        </w:pict>
      </w:r>
      <w:r>
        <w:rPr>
          <w:rFonts w:ascii="Times New Roman" w:hAnsi="Times New Roman" w:cs="Times New Roman"/>
        </w:rPr>
        <w:t xml:space="preserve"> can be written as a function of populati</w:t>
      </w:r>
      <w:r w:rsidR="00611CB4">
        <w:rPr>
          <w:rFonts w:ascii="Times New Roman" w:hAnsi="Times New Roman" w:cs="Times New Roman"/>
        </w:rPr>
        <w:t>o</w:t>
      </w:r>
      <w:r>
        <w:rPr>
          <w:rFonts w:ascii="Times New Roman" w:hAnsi="Times New Roman" w:cs="Times New Roman"/>
        </w:rPr>
        <w:t xml:space="preserve">n shares (i.e., </w:t>
      </w:r>
      <w:r w:rsidR="00F575F2">
        <w:rPr>
          <w:rFonts w:ascii="Times New Roman" w:hAnsi="Times New Roman" w:cs="Times New Roman"/>
        </w:rPr>
        <w:t>a direct function of share</w:t>
      </w:r>
      <w:r w:rsidR="00CA2EFA">
        <w:rPr>
          <w:rFonts w:ascii="Times New Roman" w:hAnsi="Times New Roman" w:cs="Times New Roman"/>
        </w:rPr>
        <w:t>s</w:t>
      </w:r>
      <w:r w:rsidR="00F575F2">
        <w:rPr>
          <w:rFonts w:ascii="Times New Roman" w:hAnsi="Times New Roman" w:cs="Times New Roman"/>
        </w:rPr>
        <w:t xml:space="preserve"> could indicate congestion or agglomeration effects; using a function of type-specific shares could control for crime, school quality, and other local attributes that could depend upon endogenou</w:t>
      </w:r>
      <w:r w:rsidR="00CA2EFA">
        <w:rPr>
          <w:rFonts w:ascii="Times New Roman" w:hAnsi="Times New Roman" w:cs="Times New Roman"/>
        </w:rPr>
        <w:t>s</w:t>
      </w:r>
      <w:r w:rsidR="00F575F2">
        <w:rPr>
          <w:rFonts w:ascii="Times New Roman" w:hAnsi="Times New Roman" w:cs="Times New Roman"/>
        </w:rPr>
        <w:t xml:space="preserve">ly determined population mix).  The </w:t>
      </w:r>
      <w:r w:rsidR="00C052C6">
        <w:rPr>
          <w:rFonts w:ascii="Times New Roman" w:hAnsi="Times New Roman" w:cs="Times New Roman"/>
        </w:rPr>
        <w:t xml:space="preserve">intuition behind that strategy </w:t>
      </w:r>
      <w:r w:rsidR="00F575F2">
        <w:rPr>
          <w:rFonts w:ascii="Times New Roman" w:hAnsi="Times New Roman" w:cs="Times New Roman"/>
        </w:rPr>
        <w:t xml:space="preserve">is to derive predicted shares based on only exogenous determinants </w:t>
      </w:r>
      <w:r w:rsidR="00C052C6">
        <w:rPr>
          <w:rFonts w:ascii="Times New Roman" w:hAnsi="Times New Roman" w:cs="Times New Roman"/>
        </w:rPr>
        <w:t>of sorting</w:t>
      </w:r>
      <w:r w:rsidR="00F575F2">
        <w:rPr>
          <w:rFonts w:ascii="Times New Roman" w:hAnsi="Times New Roman" w:cs="Times New Roman"/>
        </w:rPr>
        <w:t xml:space="preserve">– if exogenous determinants are important, they will be correlated with observed shares, but </w:t>
      </w:r>
      <w:r w:rsidR="00F575F2">
        <w:rPr>
          <w:rFonts w:ascii="Times New Roman" w:hAnsi="Times New Roman" w:cs="Times New Roman"/>
        </w:rPr>
        <w:lastRenderedPageBreak/>
        <w:t xml:space="preserve">uncorrelated with </w:t>
      </w:r>
      <w:r w:rsidR="00C4130E">
        <w:rPr>
          <w:rFonts w:ascii="Times New Roman" w:hAnsi="Times New Roman" w:cs="Times New Roman"/>
          <w:position w:val="-16"/>
        </w:rPr>
        <w:pict w14:anchorId="2121DF3E">
          <v:shape id="_x0000_i1113" type="#_x0000_t75" style="width:13.25pt;height:21.3pt">
            <v:imagedata r:id="rId53" o:title=""/>
          </v:shape>
        </w:pict>
      </w:r>
      <w:r w:rsidR="00F575F2">
        <w:rPr>
          <w:rFonts w:ascii="Times New Roman" w:hAnsi="Times New Roman" w:cs="Times New Roman"/>
        </w:rPr>
        <w:t xml:space="preserve"> by construction.  The level of </w:t>
      </w:r>
      <w:r w:rsidR="00C052C6">
        <w:rPr>
          <w:rFonts w:ascii="Times New Roman" w:hAnsi="Times New Roman" w:cs="Times New Roman"/>
        </w:rPr>
        <w:t xml:space="preserve">the </w:t>
      </w:r>
      <w:r w:rsidR="00F575F2">
        <w:rPr>
          <w:rFonts w:ascii="Times New Roman" w:hAnsi="Times New Roman" w:cs="Times New Roman"/>
        </w:rPr>
        <w:t xml:space="preserve">endogenous attribute will </w:t>
      </w:r>
      <w:r w:rsidR="00C052C6">
        <w:rPr>
          <w:rFonts w:ascii="Times New Roman" w:hAnsi="Times New Roman" w:cs="Times New Roman"/>
        </w:rPr>
        <w:t xml:space="preserve">therefore </w:t>
      </w:r>
      <w:r w:rsidR="00F575F2">
        <w:rPr>
          <w:rFonts w:ascii="Times New Roman" w:hAnsi="Times New Roman" w:cs="Times New Roman"/>
        </w:rPr>
        <w:t>be a function of the exogenous attributes of every other location – if there is sufficient variation in these exogenous attributes, the instrumental variables will have power.</w:t>
      </w:r>
    </w:p>
    <w:p w14:paraId="42FD69E7" w14:textId="32747C2D" w:rsidR="009318C8" w:rsidRDefault="00F575F2" w:rsidP="00C052C6">
      <w:pPr>
        <w:spacing w:line="480" w:lineRule="auto"/>
        <w:ind w:firstLine="720"/>
        <w:rPr>
          <w:rFonts w:ascii="Times New Roman" w:hAnsi="Times New Roman" w:cs="Times New Roman"/>
        </w:rPr>
      </w:pPr>
      <w:r>
        <w:rPr>
          <w:rFonts w:ascii="Times New Roman" w:hAnsi="Times New Roman" w:cs="Times New Roman"/>
        </w:rPr>
        <w:t xml:space="preserve">When </w:t>
      </w:r>
      <w:r w:rsidR="00C4130E">
        <w:rPr>
          <w:rFonts w:ascii="Times New Roman" w:hAnsi="Times New Roman" w:cs="Times New Roman"/>
          <w:position w:val="-16"/>
        </w:rPr>
        <w:pict w14:anchorId="0914A4DB">
          <v:shape id="_x0000_i1114" type="#_x0000_t75" style="width:23.05pt;height:21.3pt">
            <v:imagedata r:id="rId83" o:title=""/>
          </v:shape>
        </w:pict>
      </w:r>
      <w:r>
        <w:rPr>
          <w:rFonts w:ascii="Times New Roman" w:hAnsi="Times New Roman" w:cs="Times New Roman"/>
        </w:rPr>
        <w:t xml:space="preserve"> measures school quality, Bayer, Ferreira and MacMillan (2007) use sc</w:t>
      </w:r>
      <w:r w:rsidR="00464F98">
        <w:rPr>
          <w:rFonts w:ascii="Times New Roman" w:hAnsi="Times New Roman" w:cs="Times New Roman"/>
        </w:rPr>
        <w:t>hool boundary fixed effects as in</w:t>
      </w:r>
      <w:r>
        <w:rPr>
          <w:rFonts w:ascii="Times New Roman" w:hAnsi="Times New Roman" w:cs="Times New Roman"/>
        </w:rPr>
        <w:t xml:space="preserve"> Black (1999) to control </w:t>
      </w:r>
      <w:r w:rsidR="00C052C6">
        <w:rPr>
          <w:rFonts w:ascii="Times New Roman" w:hAnsi="Times New Roman" w:cs="Times New Roman"/>
        </w:rPr>
        <w:t xml:space="preserve">for unobserved local attributes in the second-stage decomposition </w:t>
      </w:r>
      <w:proofErr w:type="gramStart"/>
      <w:r w:rsidR="00C052C6">
        <w:rPr>
          <w:rFonts w:ascii="Times New Roman" w:hAnsi="Times New Roman" w:cs="Times New Roman"/>
        </w:rPr>
        <w:t xml:space="preserve">of </w:t>
      </w:r>
      <w:proofErr w:type="gramEnd"/>
      <w:r w:rsidR="00C4130E">
        <w:rPr>
          <w:rFonts w:ascii="Times New Roman" w:hAnsi="Times New Roman" w:cs="Times New Roman"/>
          <w:position w:val="-14"/>
        </w:rPr>
        <w:pict w14:anchorId="1E673CE4">
          <v:shape id="_x0000_i1115" type="#_x0000_t75" style="width:13.25pt;height:20.15pt">
            <v:imagedata r:id="rId85" o:title=""/>
          </v:shape>
        </w:pict>
      </w:r>
      <w:r w:rsidR="00C052C6">
        <w:rPr>
          <w:rFonts w:ascii="Times New Roman" w:hAnsi="Times New Roman" w:cs="Times New Roman"/>
        </w:rPr>
        <w:t xml:space="preserve">.  Other applications that utilize this modeling framework with other approaches to identification include </w:t>
      </w:r>
      <w:proofErr w:type="spellStart"/>
      <w:r>
        <w:rPr>
          <w:rFonts w:ascii="Times New Roman" w:hAnsi="Times New Roman" w:cs="Times New Roman"/>
        </w:rPr>
        <w:t>Tra</w:t>
      </w:r>
      <w:proofErr w:type="spellEnd"/>
      <w:r>
        <w:rPr>
          <w:rFonts w:ascii="Times New Roman" w:hAnsi="Times New Roman" w:cs="Times New Roman"/>
        </w:rPr>
        <w:t xml:space="preserve"> (2010), </w:t>
      </w:r>
      <w:proofErr w:type="spellStart"/>
      <w:r>
        <w:rPr>
          <w:rFonts w:ascii="Times New Roman" w:hAnsi="Times New Roman" w:cs="Times New Roman"/>
        </w:rPr>
        <w:t>Klaiber</w:t>
      </w:r>
      <w:proofErr w:type="spellEnd"/>
      <w:r>
        <w:rPr>
          <w:rFonts w:ascii="Times New Roman" w:hAnsi="Times New Roman" w:cs="Times New Roman"/>
        </w:rPr>
        <w:t xml:space="preserve"> and </w:t>
      </w:r>
      <w:proofErr w:type="spellStart"/>
      <w:r>
        <w:rPr>
          <w:rFonts w:ascii="Times New Roman" w:hAnsi="Times New Roman" w:cs="Times New Roman"/>
        </w:rPr>
        <w:t>Phaneuf</w:t>
      </w:r>
      <w:proofErr w:type="spellEnd"/>
      <w:r>
        <w:rPr>
          <w:rFonts w:ascii="Times New Roman" w:hAnsi="Times New Roman" w:cs="Times New Roman"/>
        </w:rPr>
        <w:t xml:space="preserve"> (2010), </w:t>
      </w:r>
      <w:proofErr w:type="spellStart"/>
      <w:r>
        <w:rPr>
          <w:rFonts w:ascii="Times New Roman" w:hAnsi="Times New Roman" w:cs="Times New Roman"/>
        </w:rPr>
        <w:t>Schmidheiny</w:t>
      </w:r>
      <w:proofErr w:type="spellEnd"/>
      <w:r>
        <w:rPr>
          <w:rFonts w:ascii="Times New Roman" w:hAnsi="Times New Roman" w:cs="Times New Roman"/>
        </w:rPr>
        <w:t xml:space="preserve"> (2006), Timmins (2007), Takeuchi, Cropper and Bento (2008)</w:t>
      </w:r>
      <w:r w:rsidR="00464F98">
        <w:rPr>
          <w:rFonts w:ascii="Times New Roman" w:hAnsi="Times New Roman" w:cs="Times New Roman"/>
        </w:rPr>
        <w:t>, O’Hara (2013)</w:t>
      </w:r>
      <w:r>
        <w:rPr>
          <w:rFonts w:ascii="Times New Roman" w:hAnsi="Times New Roman" w:cs="Times New Roman"/>
        </w:rPr>
        <w:t>.</w:t>
      </w:r>
    </w:p>
    <w:p w14:paraId="0B4CCA25" w14:textId="77777777" w:rsidR="009318C8" w:rsidRDefault="009318C8" w:rsidP="00362F41">
      <w:pPr>
        <w:spacing w:line="480" w:lineRule="auto"/>
        <w:rPr>
          <w:rFonts w:ascii="Times New Roman" w:hAnsi="Times New Roman" w:cs="Times New Roman"/>
        </w:rPr>
      </w:pPr>
    </w:p>
    <w:p w14:paraId="5EFF734D" w14:textId="26627F75" w:rsidR="00BF142D" w:rsidRPr="00AA7C5D" w:rsidRDefault="00F31115" w:rsidP="00362F41">
      <w:pPr>
        <w:spacing w:line="480" w:lineRule="auto"/>
        <w:rPr>
          <w:rFonts w:ascii="Times New Roman" w:hAnsi="Times New Roman" w:cs="Times New Roman"/>
          <w:smallCaps/>
        </w:rPr>
      </w:pPr>
      <w:proofErr w:type="gramStart"/>
      <w:r>
        <w:rPr>
          <w:rFonts w:ascii="Times New Roman" w:hAnsi="Times New Roman" w:cs="Times New Roman"/>
          <w:smallCaps/>
        </w:rPr>
        <w:t>3</w:t>
      </w:r>
      <w:r w:rsidR="00BF142D" w:rsidRPr="00AA7C5D">
        <w:rPr>
          <w:rFonts w:ascii="Times New Roman" w:hAnsi="Times New Roman" w:cs="Times New Roman"/>
          <w:smallCaps/>
        </w:rPr>
        <w:t>.5  PE</w:t>
      </w:r>
      <w:proofErr w:type="gramEnd"/>
      <w:r w:rsidR="00BF142D" w:rsidRPr="00AA7C5D">
        <w:rPr>
          <w:rFonts w:ascii="Times New Roman" w:hAnsi="Times New Roman" w:cs="Times New Roman"/>
          <w:smallCaps/>
        </w:rPr>
        <w:t xml:space="preserve"> v. GE Welfare Analysis</w:t>
      </w:r>
    </w:p>
    <w:p w14:paraId="35305A93" w14:textId="1CC3991F" w:rsidR="00AA7C5D" w:rsidRDefault="00AA7C5D" w:rsidP="00362F41">
      <w:pPr>
        <w:spacing w:line="480" w:lineRule="auto"/>
        <w:rPr>
          <w:rFonts w:ascii="Times New Roman" w:hAnsi="Times New Roman" w:cs="Times New Roman"/>
        </w:rPr>
      </w:pPr>
      <w:r>
        <w:rPr>
          <w:rFonts w:ascii="Times New Roman" w:hAnsi="Times New Roman" w:cs="Times New Roman"/>
        </w:rPr>
        <w:tab/>
        <w:t>Partial equilibrium willingness to pay (</w:t>
      </w:r>
      <w:r w:rsidR="00C052C6">
        <w:rPr>
          <w:rFonts w:ascii="Times New Roman" w:hAnsi="Times New Roman" w:cs="Times New Roman"/>
        </w:rPr>
        <w:t xml:space="preserve">measured by </w:t>
      </w:r>
      <w:r>
        <w:rPr>
          <w:rFonts w:ascii="Times New Roman" w:hAnsi="Times New Roman" w:cs="Times New Roman"/>
        </w:rPr>
        <w:t>compensating var</w:t>
      </w:r>
      <w:r w:rsidR="00821B39">
        <w:rPr>
          <w:rFonts w:ascii="Times New Roman" w:hAnsi="Times New Roman" w:cs="Times New Roman"/>
        </w:rPr>
        <w:t>i</w:t>
      </w:r>
      <w:r>
        <w:rPr>
          <w:rFonts w:ascii="Times New Roman" w:hAnsi="Times New Roman" w:cs="Times New Roman"/>
        </w:rPr>
        <w:t>ation</w:t>
      </w:r>
      <w:r w:rsidR="00C052C6">
        <w:rPr>
          <w:rFonts w:ascii="Times New Roman" w:hAnsi="Times New Roman" w:cs="Times New Roman"/>
        </w:rPr>
        <w:t xml:space="preserve"> in income</w:t>
      </w:r>
      <w:r>
        <w:rPr>
          <w:rFonts w:ascii="Times New Roman" w:hAnsi="Times New Roman" w:cs="Times New Roman"/>
        </w:rPr>
        <w:t>) is defined by:</w:t>
      </w:r>
    </w:p>
    <w:p w14:paraId="2D923AC8" w14:textId="77777777" w:rsidR="00AA7C5D" w:rsidRDefault="00AA7C5D" w:rsidP="00362F41">
      <w:pPr>
        <w:spacing w:line="480" w:lineRule="auto"/>
        <w:rPr>
          <w:rFonts w:ascii="Times New Roman" w:hAnsi="Times New Roman" w:cs="Times New Roman"/>
        </w:rPr>
      </w:pPr>
    </w:p>
    <w:p w14:paraId="57844D6B" w14:textId="2B6A6644" w:rsidR="00AA7C5D" w:rsidRPr="009318C8" w:rsidRDefault="00C4130E" w:rsidP="00A4127D">
      <w:pPr>
        <w:spacing w:line="480" w:lineRule="auto"/>
        <w:jc w:val="right"/>
        <w:rPr>
          <w:rFonts w:ascii="Times New Roman" w:hAnsi="Times New Roman" w:cs="Times New Roman"/>
        </w:rPr>
      </w:pPr>
      <w:r>
        <w:rPr>
          <w:rFonts w:ascii="Times New Roman" w:hAnsi="Times New Roman" w:cs="Times New Roman"/>
          <w:position w:val="-16"/>
        </w:rPr>
        <w:pict w14:anchorId="099AF544">
          <v:shape id="_x0000_i1116" type="#_x0000_t75" style="width:265.55pt;height:22.45pt">
            <v:imagedata r:id="rId86" o:title=""/>
          </v:shape>
        </w:pict>
      </w:r>
      <w:r w:rsidR="00A4127D">
        <w:rPr>
          <w:rFonts w:ascii="Times New Roman" w:hAnsi="Times New Roman" w:cs="Times New Roman"/>
          <w:position w:val="-16"/>
        </w:rPr>
        <w:t xml:space="preserve">                  (16)</w:t>
      </w:r>
    </w:p>
    <w:p w14:paraId="329B85C6" w14:textId="77777777" w:rsidR="007D468A" w:rsidRDefault="007D468A" w:rsidP="00362F41">
      <w:pPr>
        <w:spacing w:line="480" w:lineRule="auto"/>
        <w:rPr>
          <w:rFonts w:ascii="Times New Roman" w:hAnsi="Times New Roman" w:cs="Times New Roman"/>
          <w:smallCaps/>
        </w:rPr>
      </w:pPr>
    </w:p>
    <w:p w14:paraId="1367CF47" w14:textId="5D164027" w:rsidR="007D468A" w:rsidRDefault="00AA7C5D" w:rsidP="00362F41">
      <w:pPr>
        <w:spacing w:line="480" w:lineRule="auto"/>
        <w:rPr>
          <w:rFonts w:ascii="Times New Roman" w:hAnsi="Times New Roman" w:cs="Times New Roman"/>
        </w:rPr>
      </w:pPr>
      <w:r>
        <w:rPr>
          <w:rFonts w:ascii="Times New Roman" w:hAnsi="Times New Roman" w:cs="Times New Roman"/>
        </w:rPr>
        <w:t xml:space="preserve">i.e., everything else besides the policy variable </w:t>
      </w:r>
      <w:r w:rsidR="00C4130E">
        <w:rPr>
          <w:rFonts w:ascii="Times New Roman" w:hAnsi="Times New Roman" w:cs="Times New Roman"/>
          <w:position w:val="-16"/>
        </w:rPr>
        <w:pict w14:anchorId="6A55940F">
          <v:shape id="_x0000_i1117" type="#_x0000_t75" style="width:21.3pt;height:21.3pt">
            <v:imagedata r:id="rId87" o:title=""/>
          </v:shape>
        </w:pict>
      </w:r>
      <w:r w:rsidR="00C052C6">
        <w:rPr>
          <w:rFonts w:ascii="Times New Roman" w:hAnsi="Times New Roman" w:cs="Times New Roman"/>
        </w:rPr>
        <w:t xml:space="preserve"> is</w:t>
      </w:r>
      <w:r>
        <w:rPr>
          <w:rFonts w:ascii="Times New Roman" w:hAnsi="Times New Roman" w:cs="Times New Roman"/>
        </w:rPr>
        <w:t xml:space="preserve"> held fixed</w:t>
      </w:r>
      <w:r w:rsidR="00C052C6">
        <w:rPr>
          <w:rFonts w:ascii="Times New Roman" w:hAnsi="Times New Roman" w:cs="Times New Roman"/>
        </w:rPr>
        <w:t xml:space="preserve"> as individuals are not permitted to </w:t>
      </w:r>
      <w:proofErr w:type="spellStart"/>
      <w:r w:rsidR="00C052C6">
        <w:rPr>
          <w:rFonts w:ascii="Times New Roman" w:hAnsi="Times New Roman" w:cs="Times New Roman"/>
        </w:rPr>
        <w:t>reoptimize</w:t>
      </w:r>
      <w:proofErr w:type="spellEnd"/>
      <w:r w:rsidR="00C052C6">
        <w:rPr>
          <w:rFonts w:ascii="Times New Roman" w:hAnsi="Times New Roman" w:cs="Times New Roman"/>
        </w:rPr>
        <w:t xml:space="preserve"> over their residential choices.</w:t>
      </w:r>
      <w:r>
        <w:rPr>
          <w:rFonts w:ascii="Times New Roman" w:hAnsi="Times New Roman" w:cs="Times New Roman"/>
        </w:rPr>
        <w:t xml:space="preserve">  This is essentially the assumption underlying the hedonic framework.  This measure could therefore be calculated either from a structu</w:t>
      </w:r>
      <w:r w:rsidR="00C052C6">
        <w:rPr>
          <w:rFonts w:ascii="Times New Roman" w:hAnsi="Times New Roman" w:cs="Times New Roman"/>
        </w:rPr>
        <w:t>ral (two</w:t>
      </w:r>
      <w:r w:rsidR="00904B78">
        <w:rPr>
          <w:rFonts w:ascii="Times New Roman" w:hAnsi="Times New Roman" w:cs="Times New Roman"/>
        </w:rPr>
        <w:t xml:space="preserve">-stage) hedonic </w:t>
      </w:r>
      <w:r w:rsidR="00C052C6">
        <w:rPr>
          <w:rFonts w:ascii="Times New Roman" w:hAnsi="Times New Roman" w:cs="Times New Roman"/>
        </w:rPr>
        <w:t xml:space="preserve">estimation </w:t>
      </w:r>
      <w:r w:rsidR="00904B78">
        <w:rPr>
          <w:rFonts w:ascii="Times New Roman" w:hAnsi="Times New Roman" w:cs="Times New Roman"/>
        </w:rPr>
        <w:t>or from an estimated indirect utility function from a sorting model.</w:t>
      </w:r>
    </w:p>
    <w:p w14:paraId="59EF8C5E" w14:textId="2BE8240A" w:rsidR="00904B78" w:rsidRDefault="00904B78" w:rsidP="00362F41">
      <w:pPr>
        <w:spacing w:line="480" w:lineRule="auto"/>
        <w:rPr>
          <w:rFonts w:ascii="Times New Roman" w:hAnsi="Times New Roman" w:cs="Times New Roman"/>
        </w:rPr>
      </w:pPr>
      <w:r>
        <w:rPr>
          <w:rFonts w:ascii="Times New Roman" w:hAnsi="Times New Roman" w:cs="Times New Roman"/>
        </w:rPr>
        <w:lastRenderedPageBreak/>
        <w:tab/>
        <w:t xml:space="preserve">The general equilibrium </w:t>
      </w:r>
      <w:r w:rsidR="00C052C6">
        <w:rPr>
          <w:rFonts w:ascii="Times New Roman" w:hAnsi="Times New Roman" w:cs="Times New Roman"/>
        </w:rPr>
        <w:t xml:space="preserve">compensating variation </w:t>
      </w:r>
      <w:r>
        <w:rPr>
          <w:rFonts w:ascii="Times New Roman" w:hAnsi="Times New Roman" w:cs="Times New Roman"/>
        </w:rPr>
        <w:t>welfare measure is given instead by:</w:t>
      </w:r>
    </w:p>
    <w:p w14:paraId="55E8E217" w14:textId="77777777" w:rsidR="00904B78" w:rsidRDefault="00904B78" w:rsidP="00362F41">
      <w:pPr>
        <w:spacing w:line="480" w:lineRule="auto"/>
        <w:rPr>
          <w:rFonts w:ascii="Times New Roman" w:hAnsi="Times New Roman" w:cs="Times New Roman"/>
        </w:rPr>
      </w:pPr>
    </w:p>
    <w:p w14:paraId="5E1D8543" w14:textId="197E7912" w:rsidR="00904B78" w:rsidRDefault="00C4130E" w:rsidP="00A4127D">
      <w:pPr>
        <w:spacing w:line="480" w:lineRule="auto"/>
        <w:jc w:val="right"/>
        <w:rPr>
          <w:rFonts w:ascii="Times New Roman" w:hAnsi="Times New Roman" w:cs="Times New Roman"/>
        </w:rPr>
      </w:pPr>
      <w:r>
        <w:rPr>
          <w:rFonts w:ascii="Times New Roman" w:hAnsi="Times New Roman" w:cs="Times New Roman"/>
          <w:position w:val="-16"/>
        </w:rPr>
        <w:pict w14:anchorId="2C7BB3A1">
          <v:shape id="_x0000_i1118" type="#_x0000_t75" style="width:266.7pt;height:22.45pt">
            <v:imagedata r:id="rId88" o:title=""/>
          </v:shape>
        </w:pict>
      </w:r>
      <w:r w:rsidR="00A4127D">
        <w:rPr>
          <w:rFonts w:ascii="Times New Roman" w:hAnsi="Times New Roman" w:cs="Times New Roman"/>
          <w:position w:val="-16"/>
        </w:rPr>
        <w:t xml:space="preserve">                 (17)</w:t>
      </w:r>
    </w:p>
    <w:p w14:paraId="4CA85A87" w14:textId="77777777" w:rsidR="00AA7C5D" w:rsidRDefault="00AA7C5D" w:rsidP="00362F41">
      <w:pPr>
        <w:spacing w:line="480" w:lineRule="auto"/>
        <w:rPr>
          <w:rFonts w:ascii="Times New Roman" w:hAnsi="Times New Roman" w:cs="Times New Roman"/>
        </w:rPr>
      </w:pPr>
    </w:p>
    <w:p w14:paraId="3823AD6C" w14:textId="00865C0D" w:rsidR="00904B78" w:rsidRDefault="00C052C6" w:rsidP="00362F41">
      <w:pPr>
        <w:spacing w:line="480" w:lineRule="auto"/>
        <w:rPr>
          <w:rFonts w:ascii="Times New Roman" w:hAnsi="Times New Roman" w:cs="Times New Roman"/>
        </w:rPr>
      </w:pPr>
      <w:r>
        <w:rPr>
          <w:rFonts w:ascii="Times New Roman" w:hAnsi="Times New Roman" w:cs="Times New Roman"/>
        </w:rPr>
        <w:t>In particular, individuals are permitted to re-sort after the change</w:t>
      </w:r>
      <w:r w:rsidR="00E67161">
        <w:rPr>
          <w:rFonts w:ascii="Times New Roman" w:hAnsi="Times New Roman" w:cs="Times New Roman"/>
        </w:rPr>
        <w:t>s</w:t>
      </w:r>
      <w:r>
        <w:rPr>
          <w:rFonts w:ascii="Times New Roman" w:hAnsi="Times New Roman" w:cs="Times New Roman"/>
        </w:rPr>
        <w:t xml:space="preserve"> in </w:t>
      </w:r>
      <w:r w:rsidR="00C4130E">
        <w:rPr>
          <w:rFonts w:ascii="Times New Roman" w:hAnsi="Times New Roman" w:cs="Times New Roman"/>
          <w:position w:val="-12"/>
        </w:rPr>
        <w:pict w14:anchorId="2BFA1E0B">
          <v:shape id="_x0000_i1119" type="#_x0000_t75" style="width:16.15pt;height:19pt">
            <v:imagedata r:id="rId89" o:title=""/>
          </v:shape>
        </w:pict>
      </w:r>
      <w:r>
        <w:rPr>
          <w:rFonts w:ascii="Times New Roman" w:hAnsi="Times New Roman" w:cs="Times New Roman"/>
        </w:rPr>
        <w:t xml:space="preserve"> </w:t>
      </w:r>
      <w:r w:rsidR="00E67161">
        <w:rPr>
          <w:rFonts w:ascii="Times New Roman" w:hAnsi="Times New Roman" w:cs="Times New Roman"/>
        </w:rPr>
        <w:t xml:space="preserve">(i.e., from choice </w:t>
      </w:r>
      <w:r w:rsidR="00E67161" w:rsidRPr="00E67161">
        <w:rPr>
          <w:rFonts w:ascii="Times New Roman" w:hAnsi="Times New Roman" w:cs="Times New Roman"/>
          <w:i/>
        </w:rPr>
        <w:t>j</w:t>
      </w:r>
      <w:r w:rsidR="00E67161">
        <w:rPr>
          <w:rFonts w:ascii="Times New Roman" w:hAnsi="Times New Roman" w:cs="Times New Roman"/>
        </w:rPr>
        <w:t xml:space="preserve"> to choice </w:t>
      </w:r>
      <w:r w:rsidR="00E67161" w:rsidRPr="00E67161">
        <w:rPr>
          <w:rFonts w:ascii="Times New Roman" w:hAnsi="Times New Roman" w:cs="Times New Roman"/>
          <w:i/>
        </w:rPr>
        <w:t>k</w:t>
      </w:r>
      <w:r w:rsidR="00E67161">
        <w:rPr>
          <w:rFonts w:ascii="Times New Roman" w:hAnsi="Times New Roman" w:cs="Times New Roman"/>
        </w:rPr>
        <w:t>), and equilibrium prices may adjust as well.  Moreover, i</w:t>
      </w:r>
      <w:r w:rsidR="00904B78">
        <w:rPr>
          <w:rFonts w:ascii="Times New Roman" w:hAnsi="Times New Roman" w:cs="Times New Roman"/>
        </w:rPr>
        <w:t xml:space="preserve">f individuals sort across labor markets, income could also change to reflect the new location choice </w:t>
      </w:r>
      <w:r w:rsidR="00904B78" w:rsidRPr="00904B78">
        <w:rPr>
          <w:rFonts w:ascii="Times New Roman" w:hAnsi="Times New Roman" w:cs="Times New Roman"/>
          <w:i/>
        </w:rPr>
        <w:t>k</w:t>
      </w:r>
      <w:r w:rsidR="00E67161">
        <w:rPr>
          <w:rFonts w:ascii="Times New Roman" w:hAnsi="Times New Roman" w:cs="Times New Roman"/>
        </w:rPr>
        <w:t xml:space="preserve"> (i.e., </w:t>
      </w:r>
      <w:r w:rsidR="00C4130E">
        <w:rPr>
          <w:rFonts w:ascii="Times New Roman" w:hAnsi="Times New Roman" w:cs="Times New Roman"/>
          <w:position w:val="-12"/>
        </w:rPr>
        <w:pict w14:anchorId="57C77EA4">
          <v:shape id="_x0000_i1120" type="#_x0000_t75" style="width:12.1pt;height:19pt">
            <v:imagedata r:id="rId90" o:title=""/>
          </v:shape>
        </w:pict>
      </w:r>
      <w:r w:rsidR="00E67161">
        <w:rPr>
          <w:rFonts w:ascii="Times New Roman" w:hAnsi="Times New Roman" w:cs="Times New Roman"/>
        </w:rPr>
        <w:t xml:space="preserve"> could also be subscripted by </w:t>
      </w:r>
      <w:r w:rsidR="00E67161" w:rsidRPr="00F31115">
        <w:rPr>
          <w:rFonts w:ascii="Times New Roman" w:hAnsi="Times New Roman" w:cs="Times New Roman"/>
          <w:i/>
        </w:rPr>
        <w:t xml:space="preserve">j </w:t>
      </w:r>
      <w:r w:rsidR="00E67161">
        <w:rPr>
          <w:rFonts w:ascii="Times New Roman" w:hAnsi="Times New Roman" w:cs="Times New Roman"/>
        </w:rPr>
        <w:t xml:space="preserve">or </w:t>
      </w:r>
      <w:r w:rsidR="00E67161" w:rsidRPr="00F31115">
        <w:rPr>
          <w:rFonts w:ascii="Times New Roman" w:hAnsi="Times New Roman" w:cs="Times New Roman"/>
          <w:i/>
        </w:rPr>
        <w:t>k</w:t>
      </w:r>
      <w:r w:rsidR="00E67161">
        <w:rPr>
          <w:rFonts w:ascii="Times New Roman" w:hAnsi="Times New Roman" w:cs="Times New Roman"/>
        </w:rPr>
        <w:t xml:space="preserve"> to reflect the influence of spatial variation in labor opportunities or commuting costs).</w:t>
      </w:r>
    </w:p>
    <w:p w14:paraId="3F328128" w14:textId="2A2170A2" w:rsidR="00904B78" w:rsidRDefault="00904B78" w:rsidP="00362F41">
      <w:pPr>
        <w:spacing w:line="480" w:lineRule="auto"/>
        <w:rPr>
          <w:rFonts w:ascii="Times New Roman" w:hAnsi="Times New Roman" w:cs="Times New Roman"/>
        </w:rPr>
      </w:pPr>
      <w:r>
        <w:rPr>
          <w:rFonts w:ascii="Times New Roman" w:hAnsi="Times New Roman" w:cs="Times New Roman"/>
        </w:rPr>
        <w:tab/>
        <w:t>This ra</w:t>
      </w:r>
      <w:r w:rsidR="00E67161">
        <w:rPr>
          <w:rFonts w:ascii="Times New Roman" w:hAnsi="Times New Roman" w:cs="Times New Roman"/>
        </w:rPr>
        <w:t>ises questions about how one should</w:t>
      </w:r>
      <w:r>
        <w:rPr>
          <w:rFonts w:ascii="Times New Roman" w:hAnsi="Times New Roman" w:cs="Times New Roman"/>
        </w:rPr>
        <w:t xml:space="preserve"> calculate a new equilibrium.  (1) We need a model </w:t>
      </w:r>
      <w:r w:rsidR="00E67161">
        <w:rPr>
          <w:rFonts w:ascii="Times New Roman" w:hAnsi="Times New Roman" w:cs="Times New Roman"/>
        </w:rPr>
        <w:t xml:space="preserve">of (or at least an assumption about) housing supply.  To what extent does supply adjust in response to changes in housing demand and what does this imply for prices?  How does the answer to this question vary across the short- and long-run?  </w:t>
      </w:r>
      <w:r>
        <w:rPr>
          <w:rFonts w:ascii="Times New Roman" w:hAnsi="Times New Roman" w:cs="Times New Roman"/>
        </w:rPr>
        <w:t>(2) We need a way to model changes in population into and out of the system (i.e., immigration or emigration).  (3) We need to consider who wins and who loses when prices change.  Most sorting models treat everyone as a renter.  Some models focused on dynamics (e.g., Bayer, MacMillan, Murphy and</w:t>
      </w:r>
      <w:r w:rsidR="00F31115">
        <w:rPr>
          <w:rFonts w:ascii="Times New Roman" w:hAnsi="Times New Roman" w:cs="Times New Roman"/>
        </w:rPr>
        <w:t xml:space="preserve"> Timmins</w:t>
      </w:r>
      <w:r w:rsidR="00E67161">
        <w:rPr>
          <w:rFonts w:ascii="Times New Roman" w:hAnsi="Times New Roman" w:cs="Times New Roman"/>
        </w:rPr>
        <w:t xml:space="preserve"> 2013; </w:t>
      </w:r>
      <w:proofErr w:type="spellStart"/>
      <w:r w:rsidR="00F31115">
        <w:rPr>
          <w:rFonts w:ascii="Times New Roman" w:hAnsi="Times New Roman" w:cs="Times New Roman"/>
        </w:rPr>
        <w:t>Epple</w:t>
      </w:r>
      <w:proofErr w:type="spellEnd"/>
      <w:r w:rsidR="00F31115">
        <w:rPr>
          <w:rFonts w:ascii="Times New Roman" w:hAnsi="Times New Roman" w:cs="Times New Roman"/>
        </w:rPr>
        <w:t xml:space="preserve">, Romano and </w:t>
      </w:r>
      <w:proofErr w:type="spellStart"/>
      <w:r w:rsidR="00E67161">
        <w:rPr>
          <w:rFonts w:ascii="Times New Roman" w:hAnsi="Times New Roman" w:cs="Times New Roman"/>
        </w:rPr>
        <w:t>Sieg</w:t>
      </w:r>
      <w:proofErr w:type="spellEnd"/>
      <w:r w:rsidR="00E67161">
        <w:rPr>
          <w:rFonts w:ascii="Times New Roman" w:hAnsi="Times New Roman" w:cs="Times New Roman"/>
        </w:rPr>
        <w:t xml:space="preserve"> </w:t>
      </w:r>
      <w:r w:rsidR="00E67161" w:rsidRPr="00F31115">
        <w:rPr>
          <w:rFonts w:ascii="Times New Roman" w:hAnsi="Times New Roman" w:cs="Times New Roman"/>
        </w:rPr>
        <w:t>20</w:t>
      </w:r>
      <w:r w:rsidR="00F31115" w:rsidRPr="00F31115">
        <w:rPr>
          <w:rFonts w:ascii="Times New Roman" w:hAnsi="Times New Roman" w:cs="Times New Roman"/>
        </w:rPr>
        <w:t>12</w:t>
      </w:r>
      <w:r w:rsidRPr="00F31115">
        <w:rPr>
          <w:rFonts w:ascii="Times New Roman" w:hAnsi="Times New Roman" w:cs="Times New Roman"/>
        </w:rPr>
        <w:t xml:space="preserve">) only use data </w:t>
      </w:r>
      <w:r w:rsidR="00E67161" w:rsidRPr="00F31115">
        <w:rPr>
          <w:rFonts w:ascii="Times New Roman" w:hAnsi="Times New Roman" w:cs="Times New Roman"/>
        </w:rPr>
        <w:t>describing owners.  (4) How should</w:t>
      </w:r>
      <w:r w:rsidRPr="00F31115">
        <w:rPr>
          <w:rFonts w:ascii="Times New Roman" w:hAnsi="Times New Roman" w:cs="Times New Roman"/>
        </w:rPr>
        <w:t xml:space="preserve"> we treat frictions?</w:t>
      </w:r>
      <w:r w:rsidR="00E67161" w:rsidRPr="00F31115">
        <w:rPr>
          <w:rFonts w:ascii="Times New Roman" w:hAnsi="Times New Roman" w:cs="Times New Roman"/>
        </w:rPr>
        <w:t xml:space="preserve">  (5) Should</w:t>
      </w:r>
      <w:r>
        <w:rPr>
          <w:rFonts w:ascii="Times New Roman" w:hAnsi="Times New Roman" w:cs="Times New Roman"/>
        </w:rPr>
        <w:t xml:space="preserve"> we worry about transitional dynamics?  This can make the </w:t>
      </w:r>
      <w:r w:rsidR="00E67161">
        <w:rPr>
          <w:rFonts w:ascii="Times New Roman" w:hAnsi="Times New Roman" w:cs="Times New Roman"/>
        </w:rPr>
        <w:t xml:space="preserve">way in which moving costs are treated </w:t>
      </w:r>
      <w:r>
        <w:rPr>
          <w:rFonts w:ascii="Times New Roman" w:hAnsi="Times New Roman" w:cs="Times New Roman"/>
        </w:rPr>
        <w:t>very important</w:t>
      </w:r>
      <w:r w:rsidR="00E67161">
        <w:rPr>
          <w:rFonts w:ascii="Times New Roman" w:hAnsi="Times New Roman" w:cs="Times New Roman"/>
        </w:rPr>
        <w:t xml:space="preserve"> (the question </w:t>
      </w:r>
      <w:r>
        <w:rPr>
          <w:rFonts w:ascii="Times New Roman" w:hAnsi="Times New Roman" w:cs="Times New Roman"/>
        </w:rPr>
        <w:t>becomes less important if we are mainly worried about long-run dynamics</w:t>
      </w:r>
      <w:r w:rsidR="00E67161">
        <w:rPr>
          <w:rFonts w:ascii="Times New Roman" w:hAnsi="Times New Roman" w:cs="Times New Roman"/>
        </w:rPr>
        <w:t>)</w:t>
      </w:r>
      <w:r>
        <w:rPr>
          <w:rFonts w:ascii="Times New Roman" w:hAnsi="Times New Roman" w:cs="Times New Roman"/>
        </w:rPr>
        <w:t xml:space="preserve">.  (6) Multiple </w:t>
      </w:r>
      <w:proofErr w:type="spellStart"/>
      <w:r>
        <w:rPr>
          <w:rFonts w:ascii="Times New Roman" w:hAnsi="Times New Roman" w:cs="Times New Roman"/>
        </w:rPr>
        <w:t>equilibria</w:t>
      </w:r>
      <w:proofErr w:type="spellEnd"/>
      <w:r>
        <w:rPr>
          <w:rFonts w:ascii="Times New Roman" w:hAnsi="Times New Roman" w:cs="Times New Roman"/>
        </w:rPr>
        <w:t xml:space="preserve"> may be important.  The most interesting models have the potential to generate many combinations of equilibrium </w:t>
      </w:r>
      <w:r>
        <w:rPr>
          <w:rFonts w:ascii="Times New Roman" w:hAnsi="Times New Roman" w:cs="Times New Roman"/>
        </w:rPr>
        <w:lastRenderedPageBreak/>
        <w:t xml:space="preserve">values.  We need some sort of selection rule.  Bayer and Timmins (2005) provide conditions under which we can expect uniqueness in a class of </w:t>
      </w:r>
      <w:r w:rsidR="00E67161">
        <w:rPr>
          <w:rFonts w:ascii="Times New Roman" w:hAnsi="Times New Roman" w:cs="Times New Roman"/>
        </w:rPr>
        <w:t>horizontal sorting models – in particular</w:t>
      </w:r>
      <w:r>
        <w:rPr>
          <w:rFonts w:ascii="Times New Roman" w:hAnsi="Times New Roman" w:cs="Times New Roman"/>
        </w:rPr>
        <w:t xml:space="preserve">, when we have a congestive social interaction effect.  </w:t>
      </w:r>
      <w:r w:rsidR="00E67161">
        <w:rPr>
          <w:rFonts w:ascii="Times New Roman" w:hAnsi="Times New Roman" w:cs="Times New Roman"/>
        </w:rPr>
        <w:t>In the absence of such simplifications, a</w:t>
      </w:r>
      <w:r>
        <w:rPr>
          <w:rFonts w:ascii="Times New Roman" w:hAnsi="Times New Roman" w:cs="Times New Roman"/>
        </w:rPr>
        <w:t xml:space="preserve">re there ways to make conclusions about the effect of policy that are robust to </w:t>
      </w:r>
      <w:r w:rsidR="00E67161">
        <w:rPr>
          <w:rFonts w:ascii="Times New Roman" w:hAnsi="Times New Roman" w:cs="Times New Roman"/>
        </w:rPr>
        <w:t xml:space="preserve">decisions about </w:t>
      </w:r>
      <w:r>
        <w:rPr>
          <w:rFonts w:ascii="Times New Roman" w:hAnsi="Times New Roman" w:cs="Times New Roman"/>
        </w:rPr>
        <w:t>equilibrium selection rule</w:t>
      </w:r>
      <w:r w:rsidR="00E67161">
        <w:rPr>
          <w:rFonts w:ascii="Times New Roman" w:hAnsi="Times New Roman" w:cs="Times New Roman"/>
        </w:rPr>
        <w:t>s</w:t>
      </w:r>
      <w:r>
        <w:rPr>
          <w:rFonts w:ascii="Times New Roman" w:hAnsi="Times New Roman" w:cs="Times New Roman"/>
        </w:rPr>
        <w:t xml:space="preserve"> (i.e., which apply to multiple </w:t>
      </w:r>
      <w:proofErr w:type="spellStart"/>
      <w:r>
        <w:rPr>
          <w:rFonts w:ascii="Times New Roman" w:hAnsi="Times New Roman" w:cs="Times New Roman"/>
        </w:rPr>
        <w:t>equilibria</w:t>
      </w:r>
      <w:proofErr w:type="spellEnd"/>
      <w:r>
        <w:rPr>
          <w:rFonts w:ascii="Times New Roman" w:hAnsi="Times New Roman" w:cs="Times New Roman"/>
        </w:rPr>
        <w:t xml:space="preserve"> outcomes)?  What if we rule out certain </w:t>
      </w:r>
      <w:proofErr w:type="spellStart"/>
      <w:r>
        <w:rPr>
          <w:rFonts w:ascii="Times New Roman" w:hAnsi="Times New Roman" w:cs="Times New Roman"/>
        </w:rPr>
        <w:t>equilibria</w:t>
      </w:r>
      <w:proofErr w:type="spellEnd"/>
      <w:r>
        <w:rPr>
          <w:rFonts w:ascii="Times New Roman" w:hAnsi="Times New Roman" w:cs="Times New Roman"/>
        </w:rPr>
        <w:t xml:space="preserve"> (e.g., Pareto inefficient)?</w:t>
      </w:r>
    </w:p>
    <w:p w14:paraId="71A5CB00" w14:textId="77777777" w:rsidR="00AA7C5D" w:rsidRPr="00AA7C5D" w:rsidRDefault="00AA7C5D" w:rsidP="00362F41">
      <w:pPr>
        <w:spacing w:line="480" w:lineRule="auto"/>
        <w:rPr>
          <w:rFonts w:ascii="Times New Roman" w:hAnsi="Times New Roman" w:cs="Times New Roman"/>
        </w:rPr>
      </w:pPr>
    </w:p>
    <w:p w14:paraId="1087A22D" w14:textId="73BCE2E1" w:rsidR="007D468A" w:rsidRDefault="00F31115" w:rsidP="00362F41">
      <w:pPr>
        <w:spacing w:line="480" w:lineRule="auto"/>
        <w:rPr>
          <w:rFonts w:ascii="Times New Roman" w:hAnsi="Times New Roman" w:cs="Times New Roman"/>
          <w:smallCaps/>
        </w:rPr>
      </w:pPr>
      <w:r>
        <w:rPr>
          <w:rFonts w:ascii="Times New Roman" w:hAnsi="Times New Roman" w:cs="Times New Roman"/>
          <w:smallCaps/>
        </w:rPr>
        <w:t>4.</w:t>
      </w:r>
      <w:r w:rsidR="00A40A1C">
        <w:rPr>
          <w:rFonts w:ascii="Times New Roman" w:hAnsi="Times New Roman" w:cs="Times New Roman"/>
          <w:smallCaps/>
        </w:rPr>
        <w:t xml:space="preserve">  Incorporating Frictions</w:t>
      </w:r>
    </w:p>
    <w:p w14:paraId="7DC07316" w14:textId="281195E7" w:rsidR="00A40A1C" w:rsidRDefault="00A40A1C" w:rsidP="00362F41">
      <w:pPr>
        <w:spacing w:line="480" w:lineRule="auto"/>
        <w:rPr>
          <w:rFonts w:ascii="Times New Roman" w:hAnsi="Times New Roman" w:cs="Times New Roman"/>
        </w:rPr>
      </w:pPr>
      <w:r>
        <w:rPr>
          <w:rFonts w:ascii="Times New Roman" w:hAnsi="Times New Roman" w:cs="Times New Roman"/>
        </w:rPr>
        <w:tab/>
        <w:t>There has been a recent focus in the sorting literature on accounting for moving costs, information imperfections, and other sources of friction that could affect the formation of hedonic equilibrium, but which cannot be dealt with in the simple hedonic framework.</w:t>
      </w:r>
    </w:p>
    <w:p w14:paraId="7AA5072F" w14:textId="07477128" w:rsidR="00A40A1C" w:rsidRDefault="00532DE4" w:rsidP="00362F41">
      <w:pPr>
        <w:spacing w:line="480" w:lineRule="auto"/>
        <w:rPr>
          <w:rFonts w:ascii="Times New Roman" w:hAnsi="Times New Roman" w:cs="Times New Roman"/>
        </w:rPr>
      </w:pPr>
      <w:r>
        <w:rPr>
          <w:rFonts w:ascii="Times New Roman" w:hAnsi="Times New Roman" w:cs="Times New Roman"/>
        </w:rPr>
        <w:tab/>
        <w:t xml:space="preserve">Bayer, </w:t>
      </w:r>
      <w:proofErr w:type="spellStart"/>
      <w:r>
        <w:rPr>
          <w:rFonts w:ascii="Times New Roman" w:hAnsi="Times New Roman" w:cs="Times New Roman"/>
        </w:rPr>
        <w:t>Keohane</w:t>
      </w:r>
      <w:proofErr w:type="spellEnd"/>
      <w:r w:rsidR="00FC3FA5">
        <w:rPr>
          <w:rFonts w:ascii="Times New Roman" w:hAnsi="Times New Roman" w:cs="Times New Roman"/>
        </w:rPr>
        <w:t xml:space="preserve"> and Timmins (2009) demonstrate</w:t>
      </w:r>
      <w:r>
        <w:rPr>
          <w:rFonts w:ascii="Times New Roman" w:hAnsi="Times New Roman" w:cs="Times New Roman"/>
        </w:rPr>
        <w:t xml:space="preserve"> in a simple horizontal framework the important role that long-run stickines</w:t>
      </w:r>
      <w:r w:rsidR="00FC3FA5">
        <w:rPr>
          <w:rFonts w:ascii="Times New Roman" w:hAnsi="Times New Roman" w:cs="Times New Roman"/>
        </w:rPr>
        <w:t xml:space="preserve">s </w:t>
      </w:r>
      <w:r>
        <w:rPr>
          <w:rFonts w:ascii="Times New Roman" w:hAnsi="Times New Roman" w:cs="Times New Roman"/>
        </w:rPr>
        <w:t>can have on hedonic estimates.</w:t>
      </w:r>
      <w:r w:rsidR="00B3380E">
        <w:rPr>
          <w:rFonts w:ascii="Times New Roman" w:hAnsi="Times New Roman" w:cs="Times New Roman"/>
        </w:rPr>
        <w:t xml:space="preserve">  Their approach </w:t>
      </w:r>
      <w:r w:rsidR="00FC3FA5">
        <w:rPr>
          <w:rFonts w:ascii="Times New Roman" w:hAnsi="Times New Roman" w:cs="Times New Roman"/>
        </w:rPr>
        <w:t>takes the simplest possible approach to the incorporation of stickiness in an inter-city sorting framework, allowing individuals to have idiosyncratic preferences for their birth locations.  This form of moving cost helps explain why they see a majority of adults choosing to live in their census division of birth, despite seemingly attractive labor and housing market opportunities elsewhere.  As many U.S. adults in 1990-2000 were born in polluted parts of the country (e.g., the northeast and rust-belt) prior to the great migration waves to the south and southwest, they find that failing to control for a birth location preference will lead one to severely understate willingness</w:t>
      </w:r>
      <w:r w:rsidR="004A7837">
        <w:rPr>
          <w:rFonts w:ascii="Times New Roman" w:hAnsi="Times New Roman" w:cs="Times New Roman"/>
        </w:rPr>
        <w:t xml:space="preserve"> to pay to avoid particulate matter air pollution.</w:t>
      </w:r>
    </w:p>
    <w:p w14:paraId="2B0AE0B3" w14:textId="7A7550A8" w:rsidR="004A7837" w:rsidRDefault="004A7837" w:rsidP="00362F41">
      <w:pPr>
        <w:spacing w:line="480" w:lineRule="auto"/>
        <w:rPr>
          <w:rFonts w:ascii="Times New Roman" w:hAnsi="Times New Roman" w:cs="Times New Roman"/>
        </w:rPr>
      </w:pPr>
      <w:r>
        <w:rPr>
          <w:rFonts w:ascii="Times New Roman" w:hAnsi="Times New Roman" w:cs="Times New Roman"/>
        </w:rPr>
        <w:lastRenderedPageBreak/>
        <w:tab/>
        <w:t>More recent work has sought to introduce moving costs in various forms.  In the following two subsections, we describe two applications in detail th</w:t>
      </w:r>
      <w:r w:rsidR="00F31115">
        <w:rPr>
          <w:rFonts w:ascii="Times New Roman" w:hAnsi="Times New Roman" w:cs="Times New Roman"/>
        </w:rPr>
        <w:t xml:space="preserve">at will be relevant for our </w:t>
      </w:r>
      <w:proofErr w:type="spellStart"/>
      <w:r w:rsidR="00F31115">
        <w:rPr>
          <w:rFonts w:ascii="Times New Roman" w:hAnsi="Times New Roman" w:cs="Times New Roman"/>
        </w:rPr>
        <w:t>AQMe</w:t>
      </w:r>
      <w:r>
        <w:rPr>
          <w:rFonts w:ascii="Times New Roman" w:hAnsi="Times New Roman" w:cs="Times New Roman"/>
        </w:rPr>
        <w:t>N</w:t>
      </w:r>
      <w:proofErr w:type="spellEnd"/>
      <w:r>
        <w:rPr>
          <w:rFonts w:ascii="Times New Roman" w:hAnsi="Times New Roman" w:cs="Times New Roman"/>
        </w:rPr>
        <w:t xml:space="preserve"> research.  The first illustrates a strategy for modeling sorting in the horizontal context when one is constrained to use aggregate data on population flows.  The second shows how moving costs, which logically suggest forward looking behavior on the part of home buyers, can be incorporated into a hedonic modeling framework by using elements from the sorting literature.</w:t>
      </w:r>
    </w:p>
    <w:p w14:paraId="0CB8CDCE" w14:textId="77777777" w:rsidR="00067EB2" w:rsidRDefault="00067EB2" w:rsidP="00362F41">
      <w:pPr>
        <w:spacing w:line="480" w:lineRule="auto"/>
        <w:rPr>
          <w:rFonts w:ascii="Times New Roman" w:hAnsi="Times New Roman" w:cs="Times New Roman"/>
        </w:rPr>
      </w:pPr>
    </w:p>
    <w:p w14:paraId="55AE07F0" w14:textId="12DF8ECA" w:rsidR="00AA7C5D" w:rsidRPr="002A0D67" w:rsidRDefault="00F31115" w:rsidP="00362F41">
      <w:pPr>
        <w:spacing w:line="480" w:lineRule="auto"/>
        <w:rPr>
          <w:rFonts w:ascii="Times New Roman" w:hAnsi="Times New Roman" w:cs="Times New Roman"/>
          <w:smallCaps/>
        </w:rPr>
      </w:pPr>
      <w:proofErr w:type="gramStart"/>
      <w:r>
        <w:rPr>
          <w:rFonts w:ascii="Times New Roman" w:hAnsi="Times New Roman" w:cs="Times New Roman"/>
          <w:smallCaps/>
        </w:rPr>
        <w:t>4</w:t>
      </w:r>
      <w:r w:rsidR="00532DE4" w:rsidRPr="002A0D67">
        <w:rPr>
          <w:rFonts w:ascii="Times New Roman" w:hAnsi="Times New Roman" w:cs="Times New Roman"/>
          <w:smallCaps/>
        </w:rPr>
        <w:t>.1</w:t>
      </w:r>
      <w:r w:rsidR="00AA7C5D" w:rsidRPr="002A0D67">
        <w:rPr>
          <w:rFonts w:ascii="Times New Roman" w:hAnsi="Times New Roman" w:cs="Times New Roman"/>
          <w:smallCaps/>
        </w:rPr>
        <w:t xml:space="preserve">  Simple</w:t>
      </w:r>
      <w:proofErr w:type="gramEnd"/>
      <w:r w:rsidR="00AA7C5D" w:rsidRPr="002A0D67">
        <w:rPr>
          <w:rFonts w:ascii="Times New Roman" w:hAnsi="Times New Roman" w:cs="Times New Roman"/>
          <w:smallCaps/>
        </w:rPr>
        <w:t xml:space="preserve"> M</w:t>
      </w:r>
      <w:r w:rsidR="00E67161">
        <w:rPr>
          <w:rFonts w:ascii="Times New Roman" w:hAnsi="Times New Roman" w:cs="Times New Roman"/>
          <w:smallCaps/>
        </w:rPr>
        <w:t>oving Costs with Aggregate Data</w:t>
      </w:r>
    </w:p>
    <w:p w14:paraId="3B0611A1" w14:textId="5368048A" w:rsidR="00D47E55" w:rsidRPr="002A0D67" w:rsidRDefault="00C162C3" w:rsidP="00362F41">
      <w:pPr>
        <w:spacing w:line="480" w:lineRule="auto"/>
        <w:rPr>
          <w:rFonts w:ascii="Times New Roman" w:hAnsi="Times New Roman" w:cs="Times New Roman"/>
        </w:rPr>
      </w:pPr>
      <w:r w:rsidRPr="002A0D67">
        <w:rPr>
          <w:rFonts w:ascii="Times New Roman" w:hAnsi="Times New Roman" w:cs="Times New Roman"/>
        </w:rPr>
        <w:tab/>
      </w:r>
      <w:r w:rsidR="00D47E55" w:rsidRPr="002A0D67">
        <w:rPr>
          <w:rFonts w:ascii="Times New Roman" w:hAnsi="Times New Roman" w:cs="Times New Roman"/>
        </w:rPr>
        <w:t xml:space="preserve">In this section, we describe an approach to modeling sorting decisions that </w:t>
      </w:r>
      <w:r w:rsidR="00B3380E" w:rsidRPr="002A0D67">
        <w:rPr>
          <w:rFonts w:ascii="Times New Roman" w:hAnsi="Times New Roman" w:cs="Times New Roman"/>
        </w:rPr>
        <w:t>can be implemented with r</w:t>
      </w:r>
      <w:r w:rsidR="00D47E55" w:rsidRPr="002A0D67">
        <w:rPr>
          <w:rFonts w:ascii="Times New Roman" w:hAnsi="Times New Roman" w:cs="Times New Roman"/>
        </w:rPr>
        <w:t>eadily available aggregate data.</w:t>
      </w:r>
      <w:r w:rsidR="00E67161">
        <w:rPr>
          <w:rStyle w:val="FootnoteReference"/>
          <w:rFonts w:ascii="Times New Roman" w:hAnsi="Times New Roman" w:cs="Times New Roman"/>
        </w:rPr>
        <w:footnoteReference w:id="8"/>
      </w:r>
      <w:r w:rsidR="00D47E55" w:rsidRPr="002A0D67">
        <w:rPr>
          <w:rFonts w:ascii="Times New Roman" w:hAnsi="Times New Roman" w:cs="Times New Roman"/>
        </w:rPr>
        <w:t xml:space="preserve">  The </w:t>
      </w:r>
      <w:r w:rsidR="00B3380E" w:rsidRPr="002A0D67">
        <w:rPr>
          <w:rFonts w:ascii="Times New Roman" w:hAnsi="Times New Roman" w:cs="Times New Roman"/>
        </w:rPr>
        <w:t xml:space="preserve">difficulty with </w:t>
      </w:r>
      <w:r w:rsidR="00D47E55" w:rsidRPr="002A0D67">
        <w:rPr>
          <w:rFonts w:ascii="Times New Roman" w:hAnsi="Times New Roman" w:cs="Times New Roman"/>
        </w:rPr>
        <w:t xml:space="preserve">using such data </w:t>
      </w:r>
      <w:r w:rsidR="00B3380E" w:rsidRPr="002A0D67">
        <w:rPr>
          <w:rFonts w:ascii="Times New Roman" w:hAnsi="Times New Roman" w:cs="Times New Roman"/>
        </w:rPr>
        <w:t xml:space="preserve">comes in </w:t>
      </w:r>
      <w:r w:rsidR="00D47E55" w:rsidRPr="002A0D67">
        <w:rPr>
          <w:rFonts w:ascii="Times New Roman" w:hAnsi="Times New Roman" w:cs="Times New Roman"/>
        </w:rPr>
        <w:t xml:space="preserve">determining how to recover the parameters of a model of individual behavior using only data </w:t>
      </w:r>
      <w:r w:rsidR="00C765F6">
        <w:rPr>
          <w:rFonts w:ascii="Times New Roman" w:hAnsi="Times New Roman" w:cs="Times New Roman"/>
        </w:rPr>
        <w:t xml:space="preserve">on </w:t>
      </w:r>
      <w:r w:rsidR="00D47E55" w:rsidRPr="002A0D67">
        <w:rPr>
          <w:rFonts w:ascii="Times New Roman" w:hAnsi="Times New Roman" w:cs="Times New Roman"/>
        </w:rPr>
        <w:t>agg</w:t>
      </w:r>
      <w:r w:rsidR="00B3380E" w:rsidRPr="002A0D67">
        <w:rPr>
          <w:rFonts w:ascii="Times New Roman" w:hAnsi="Times New Roman" w:cs="Times New Roman"/>
        </w:rPr>
        <w:t>regate population flows</w:t>
      </w:r>
      <w:r w:rsidR="00D47E55" w:rsidRPr="002A0D67">
        <w:rPr>
          <w:rFonts w:ascii="Times New Roman" w:hAnsi="Times New Roman" w:cs="Times New Roman"/>
        </w:rPr>
        <w:t>.  Because of these data limitations, the model relies on more ass</w:t>
      </w:r>
      <w:r w:rsidR="00B3380E" w:rsidRPr="002A0D67">
        <w:rPr>
          <w:rFonts w:ascii="Times New Roman" w:hAnsi="Times New Roman" w:cs="Times New Roman"/>
        </w:rPr>
        <w:t>umptions than would a model that uses</w:t>
      </w:r>
      <w:r w:rsidR="00D47E55" w:rsidRPr="002A0D67">
        <w:rPr>
          <w:rFonts w:ascii="Times New Roman" w:hAnsi="Times New Roman" w:cs="Times New Roman"/>
        </w:rPr>
        <w:t xml:space="preserve"> individual data.</w:t>
      </w:r>
    </w:p>
    <w:p w14:paraId="02C3FDF2" w14:textId="4914D9BA" w:rsidR="00D47E55" w:rsidRPr="002A0D67" w:rsidRDefault="00854D6B" w:rsidP="00854D6B">
      <w:pPr>
        <w:spacing w:line="480" w:lineRule="auto"/>
        <w:rPr>
          <w:rFonts w:ascii="Times New Roman" w:hAnsi="Times New Roman" w:cs="Times New Roman"/>
        </w:rPr>
      </w:pPr>
      <w:r w:rsidRPr="002A0D67">
        <w:rPr>
          <w:rFonts w:ascii="Times New Roman" w:hAnsi="Times New Roman" w:cs="Times New Roman"/>
        </w:rPr>
        <w:tab/>
        <w:t xml:space="preserve">In order to motivate the aggregate data modeling strategy, we begin with a series of simple examples that illustrate how easy it is to draw incorrect conclusions from aggregate data.  </w:t>
      </w:r>
      <w:r w:rsidR="00D47E55" w:rsidRPr="002A0D67">
        <w:rPr>
          <w:rFonts w:ascii="Times New Roman" w:hAnsi="Times New Roman" w:cs="Times New Roman"/>
        </w:rPr>
        <w:t>Consider a city with just three locations (</w:t>
      </w:r>
      <w:r w:rsidR="00D47E55" w:rsidRPr="002A0D67">
        <w:rPr>
          <w:rFonts w:ascii="Times New Roman" w:hAnsi="Times New Roman" w:cs="Times New Roman"/>
          <w:i/>
        </w:rPr>
        <w:t>j</w:t>
      </w:r>
      <w:r w:rsidR="00D47E55" w:rsidRPr="002A0D67">
        <w:rPr>
          <w:rFonts w:ascii="Times New Roman" w:hAnsi="Times New Roman" w:cs="Times New Roman"/>
        </w:rPr>
        <w:t xml:space="preserve"> = 1, 2, 3) observed in each of two time periods (</w:t>
      </w:r>
      <w:r w:rsidR="00D47E55" w:rsidRPr="002A0D67">
        <w:rPr>
          <w:rFonts w:ascii="Times New Roman" w:hAnsi="Times New Roman" w:cs="Times New Roman"/>
          <w:i/>
        </w:rPr>
        <w:t>t</w:t>
      </w:r>
      <w:r w:rsidR="00D47E55" w:rsidRPr="002A0D67">
        <w:rPr>
          <w:rFonts w:ascii="Times New Roman" w:hAnsi="Times New Roman" w:cs="Times New Roman"/>
        </w:rPr>
        <w:t xml:space="preserve"> = A, B).  We use </w:t>
      </w:r>
      <w:r w:rsidR="00D47E55" w:rsidRPr="002A0D67">
        <w:rPr>
          <w:rFonts w:ascii="Times New Roman" w:hAnsi="Times New Roman" w:cs="Times New Roman"/>
          <w:noProof/>
          <w:position w:val="-18"/>
          <w:lang w:val="en-GB" w:eastAsia="en-GB"/>
        </w:rPr>
        <w:drawing>
          <wp:inline distT="0" distB="0" distL="0" distR="0" wp14:anchorId="71000AB0" wp14:editId="29A6F94D">
            <wp:extent cx="334645" cy="30924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4645" cy="309245"/>
                    </a:xfrm>
                    <a:prstGeom prst="rect">
                      <a:avLst/>
                    </a:prstGeom>
                    <a:noFill/>
                    <a:ln>
                      <a:noFill/>
                    </a:ln>
                  </pic:spPr>
                </pic:pic>
              </a:graphicData>
            </a:graphic>
          </wp:inline>
        </w:drawing>
      </w:r>
      <w:r w:rsidR="00D47E55" w:rsidRPr="002A0D67">
        <w:rPr>
          <w:rFonts w:ascii="Times New Roman" w:hAnsi="Times New Roman" w:cs="Times New Roman"/>
        </w:rPr>
        <w:t xml:space="preserve"> to measure the population in location </w:t>
      </w:r>
      <w:r w:rsidR="00D47E55" w:rsidRPr="002A0D67">
        <w:rPr>
          <w:rFonts w:ascii="Times New Roman" w:hAnsi="Times New Roman" w:cs="Times New Roman"/>
          <w:i/>
        </w:rPr>
        <w:t>j</w:t>
      </w:r>
      <w:r w:rsidR="00D47E55" w:rsidRPr="002A0D67">
        <w:rPr>
          <w:rFonts w:ascii="Times New Roman" w:hAnsi="Times New Roman" w:cs="Times New Roman"/>
        </w:rPr>
        <w:t xml:space="preserve"> in period </w:t>
      </w:r>
      <w:r w:rsidR="00D47E55" w:rsidRPr="002A0D67">
        <w:rPr>
          <w:rFonts w:ascii="Times New Roman" w:hAnsi="Times New Roman" w:cs="Times New Roman"/>
          <w:i/>
        </w:rPr>
        <w:t>t</w:t>
      </w:r>
      <w:r w:rsidR="00D47E55" w:rsidRPr="002A0D67">
        <w:rPr>
          <w:rFonts w:ascii="Times New Roman" w:hAnsi="Times New Roman" w:cs="Times New Roman"/>
        </w:rPr>
        <w:t xml:space="preserve">. </w:t>
      </w:r>
      <w:r w:rsidR="00D47E55" w:rsidRPr="002A0D67">
        <w:rPr>
          <w:rFonts w:ascii="Times New Roman" w:hAnsi="Times New Roman" w:cs="Times New Roman"/>
          <w:noProof/>
          <w:position w:val="-18"/>
          <w:lang w:val="en-GB" w:eastAsia="en-GB"/>
        </w:rPr>
        <w:drawing>
          <wp:inline distT="0" distB="0" distL="0" distR="0" wp14:anchorId="05B6C017" wp14:editId="4EF3DFE9">
            <wp:extent cx="219075" cy="309245"/>
            <wp:effectExtent l="0" t="0" r="9525"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00D47E55" w:rsidRPr="002A0D67">
        <w:rPr>
          <w:rFonts w:ascii="Times New Roman" w:hAnsi="Times New Roman" w:cs="Times New Roman"/>
        </w:rPr>
        <w:t xml:space="preserve"> is used to denote the share of individuals in location </w:t>
      </w:r>
      <w:r w:rsidR="00D47E55" w:rsidRPr="002A0D67">
        <w:rPr>
          <w:rFonts w:ascii="Times New Roman" w:hAnsi="Times New Roman" w:cs="Times New Roman"/>
          <w:i/>
        </w:rPr>
        <w:t>k</w:t>
      </w:r>
      <w:r w:rsidR="00D47E55" w:rsidRPr="002A0D67">
        <w:rPr>
          <w:rFonts w:ascii="Times New Roman" w:hAnsi="Times New Roman" w:cs="Times New Roman"/>
        </w:rPr>
        <w:t xml:space="preserve"> in period A who choose to reside in location </w:t>
      </w:r>
      <w:r w:rsidR="00D47E55" w:rsidRPr="002A0D67">
        <w:rPr>
          <w:rFonts w:ascii="Times New Roman" w:hAnsi="Times New Roman" w:cs="Times New Roman"/>
          <w:i/>
        </w:rPr>
        <w:t>j</w:t>
      </w:r>
      <w:r w:rsidR="00D47E55" w:rsidRPr="002A0D67">
        <w:rPr>
          <w:rFonts w:ascii="Times New Roman" w:hAnsi="Times New Roman" w:cs="Times New Roman"/>
        </w:rPr>
        <w:t xml:space="preserve"> in period B.  </w:t>
      </w:r>
      <w:r w:rsidRPr="002A0D67">
        <w:rPr>
          <w:rFonts w:ascii="Times New Roman" w:hAnsi="Times New Roman" w:cs="Times New Roman"/>
        </w:rPr>
        <w:t xml:space="preserve">We refer to </w:t>
      </w:r>
      <w:r w:rsidRPr="002A0D67">
        <w:rPr>
          <w:rFonts w:ascii="Times New Roman" w:hAnsi="Times New Roman" w:cs="Times New Roman"/>
          <w:i/>
        </w:rPr>
        <w:t>S</w:t>
      </w:r>
      <w:r w:rsidRPr="002A0D67">
        <w:rPr>
          <w:rFonts w:ascii="Times New Roman" w:hAnsi="Times New Roman" w:cs="Times New Roman"/>
        </w:rPr>
        <w:t xml:space="preserve"> as the “transition” matrix that describes population flows between periods </w:t>
      </w:r>
      <w:r w:rsidRPr="002A0D67">
        <w:rPr>
          <w:rFonts w:ascii="Times New Roman" w:hAnsi="Times New Roman" w:cs="Times New Roman"/>
          <w:i/>
        </w:rPr>
        <w:t>A</w:t>
      </w:r>
      <w:r w:rsidRPr="002A0D67">
        <w:rPr>
          <w:rFonts w:ascii="Times New Roman" w:hAnsi="Times New Roman" w:cs="Times New Roman"/>
        </w:rPr>
        <w:t xml:space="preserve"> and </w:t>
      </w:r>
      <w:r w:rsidRPr="002A0D67">
        <w:rPr>
          <w:rFonts w:ascii="Times New Roman" w:hAnsi="Times New Roman" w:cs="Times New Roman"/>
          <w:i/>
        </w:rPr>
        <w:t>B</w:t>
      </w:r>
      <w:r w:rsidRPr="002A0D67">
        <w:rPr>
          <w:rFonts w:ascii="Times New Roman" w:hAnsi="Times New Roman" w:cs="Times New Roman"/>
        </w:rPr>
        <w:t xml:space="preserve">.  </w:t>
      </w:r>
      <w:r w:rsidR="00D47E55" w:rsidRPr="002A0D67">
        <w:rPr>
          <w:rFonts w:ascii="Times New Roman" w:hAnsi="Times New Roman" w:cs="Times New Roman"/>
        </w:rPr>
        <w:t xml:space="preserve">The market dynamics associated </w:t>
      </w:r>
      <w:r w:rsidR="00D47E55" w:rsidRPr="002A0D67">
        <w:rPr>
          <w:rFonts w:ascii="Times New Roman" w:hAnsi="Times New Roman" w:cs="Times New Roman"/>
        </w:rPr>
        <w:lastRenderedPageBreak/>
        <w:t xml:space="preserve">with this collection of locations are </w:t>
      </w:r>
      <w:r w:rsidRPr="002A0D67">
        <w:rPr>
          <w:rFonts w:ascii="Times New Roman" w:hAnsi="Times New Roman" w:cs="Times New Roman"/>
        </w:rPr>
        <w:t xml:space="preserve">therefore </w:t>
      </w:r>
      <w:r w:rsidR="00D47E55" w:rsidRPr="002A0D67">
        <w:rPr>
          <w:rFonts w:ascii="Times New Roman" w:hAnsi="Times New Roman" w:cs="Times New Roman"/>
        </w:rPr>
        <w:t>described by the following system of equations:</w:t>
      </w:r>
    </w:p>
    <w:p w14:paraId="33F1F1ED" w14:textId="77777777" w:rsidR="00D47E55" w:rsidRPr="002A0D67" w:rsidRDefault="00D47E55" w:rsidP="00D47E55">
      <w:pPr>
        <w:pStyle w:val="BodyText1"/>
      </w:pPr>
    </w:p>
    <w:p w14:paraId="63DACFBD" w14:textId="67FB486D" w:rsidR="00D47E55" w:rsidRPr="002A0D67" w:rsidRDefault="00D47E55" w:rsidP="00D47E55">
      <w:pPr>
        <w:pStyle w:val="BodyText1"/>
        <w:ind w:firstLine="0"/>
        <w:jc w:val="right"/>
      </w:pPr>
      <w:r w:rsidRPr="002A0D67">
        <w:rPr>
          <w:noProof/>
          <w:position w:val="-58"/>
          <w:lang w:val="en-GB" w:eastAsia="en-GB"/>
        </w:rPr>
        <w:drawing>
          <wp:inline distT="0" distB="0" distL="0" distR="0" wp14:anchorId="7CE1D844" wp14:editId="7F3294BF">
            <wp:extent cx="2872105" cy="82423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72105" cy="824230"/>
                    </a:xfrm>
                    <a:prstGeom prst="rect">
                      <a:avLst/>
                    </a:prstGeom>
                    <a:noFill/>
                    <a:ln>
                      <a:noFill/>
                    </a:ln>
                  </pic:spPr>
                </pic:pic>
              </a:graphicData>
            </a:graphic>
          </wp:inline>
        </w:drawing>
      </w:r>
      <w:r w:rsidRPr="002A0D67">
        <w:t xml:space="preserve">   </w:t>
      </w:r>
      <w:r w:rsidR="00A4127D">
        <w:t xml:space="preserve">                           </w:t>
      </w:r>
      <w:r w:rsidRPr="002A0D67">
        <w:t xml:space="preserve">    (1</w:t>
      </w:r>
      <w:r w:rsidR="00A4127D">
        <w:t>8</w:t>
      </w:r>
      <w:r w:rsidRPr="002A0D67">
        <w:t>)</w:t>
      </w:r>
    </w:p>
    <w:p w14:paraId="5C6070CE" w14:textId="77777777" w:rsidR="00D47E55" w:rsidRPr="002A0D67" w:rsidRDefault="00D47E55" w:rsidP="00D47E55">
      <w:pPr>
        <w:pStyle w:val="BodyText1"/>
        <w:ind w:firstLine="0"/>
      </w:pPr>
    </w:p>
    <w:p w14:paraId="7AD4854B" w14:textId="44D295CD" w:rsidR="00D47E55" w:rsidRPr="002A0D67" w:rsidRDefault="00D47E55" w:rsidP="00D47E55">
      <w:pPr>
        <w:pStyle w:val="BodyText1"/>
        <w:ind w:firstLine="0"/>
      </w:pPr>
      <w:r w:rsidRPr="002A0D67">
        <w:t xml:space="preserve">A </w:t>
      </w:r>
      <w:r w:rsidR="00854D6B" w:rsidRPr="002A0D67">
        <w:t>simple approach to the description of population dynamics might consider</w:t>
      </w:r>
      <w:r w:rsidRPr="002A0D67">
        <w:t xml:space="preserve"> the change in the population of a particular </w:t>
      </w:r>
      <w:r w:rsidR="00854D6B" w:rsidRPr="002A0D67">
        <w:t>population gr</w:t>
      </w:r>
      <w:r w:rsidRPr="002A0D67">
        <w:t xml:space="preserve">oup in each location </w:t>
      </w:r>
      <w:r w:rsidRPr="002A0D67">
        <w:rPr>
          <w:i/>
        </w:rPr>
        <w:t>j</w:t>
      </w:r>
      <w:r w:rsidRPr="002A0D67">
        <w:t xml:space="preserve"> (i.e., </w:t>
      </w:r>
      <w:r w:rsidRPr="002A0D67">
        <w:rPr>
          <w:noProof/>
          <w:position w:val="-18"/>
          <w:lang w:val="en-GB" w:eastAsia="en-GB"/>
        </w:rPr>
        <w:drawing>
          <wp:inline distT="0" distB="0" distL="0" distR="0" wp14:anchorId="528160E4" wp14:editId="486EEE42">
            <wp:extent cx="1352550" cy="309245"/>
            <wp:effectExtent l="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52550" cy="309245"/>
                    </a:xfrm>
                    <a:prstGeom prst="rect">
                      <a:avLst/>
                    </a:prstGeom>
                    <a:noFill/>
                    <a:ln>
                      <a:noFill/>
                    </a:ln>
                  </pic:spPr>
                </pic:pic>
              </a:graphicData>
            </a:graphic>
          </wp:inline>
        </w:drawing>
      </w:r>
      <w:r w:rsidRPr="002A0D67">
        <w:t xml:space="preserve">) and compares it to </w:t>
      </w:r>
      <w:r w:rsidR="00854D6B" w:rsidRPr="002A0D67">
        <w:t>the initial exposure to some neighborhood attribute</w:t>
      </w:r>
      <w:r w:rsidRPr="002A0D67">
        <w:t xml:space="preserve"> (</w:t>
      </w:r>
      <w:r w:rsidRPr="002A0D67">
        <w:rPr>
          <w:noProof/>
          <w:position w:val="-18"/>
          <w:lang w:val="en-GB" w:eastAsia="en-GB"/>
        </w:rPr>
        <w:drawing>
          <wp:inline distT="0" distB="0" distL="0" distR="0" wp14:anchorId="62B7353D" wp14:editId="29824824">
            <wp:extent cx="219075" cy="309245"/>
            <wp:effectExtent l="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Pr="002A0D67">
        <w:t xml:space="preserve">).  </w:t>
      </w:r>
      <w:r w:rsidR="00C4130E">
        <w:rPr>
          <w:position w:val="-34"/>
        </w:rPr>
        <w:pict w14:anchorId="394487A6">
          <v:shape id="_x0000_i1121" type="#_x0000_t75" style="width:53pt;height:40.3pt">
            <v:imagedata r:id="rId96" o:title=""/>
          </v:shape>
        </w:pict>
      </w:r>
      <w:r w:rsidRPr="002A0D67">
        <w:t xml:space="preserve"> </w:t>
      </w:r>
      <w:proofErr w:type="gramStart"/>
      <w:r w:rsidRPr="002A0D67">
        <w:t>is</w:t>
      </w:r>
      <w:proofErr w:type="gramEnd"/>
      <w:r w:rsidRPr="002A0D67">
        <w:t xml:space="preserve"> </w:t>
      </w:r>
      <w:r w:rsidR="00162C32">
        <w:t xml:space="preserve">typically </w:t>
      </w:r>
      <w:r w:rsidRPr="002A0D67">
        <w:t xml:space="preserve">taken as </w:t>
      </w:r>
      <w:r w:rsidR="00854D6B" w:rsidRPr="002A0D67">
        <w:t xml:space="preserve">evidence that members </w:t>
      </w:r>
      <w:r w:rsidR="00C765F6">
        <w:t xml:space="preserve">of the </w:t>
      </w:r>
      <w:r w:rsidRPr="002A0D67">
        <w:t xml:space="preserve">group in question </w:t>
      </w:r>
      <w:r w:rsidR="00854D6B" w:rsidRPr="002A0D67">
        <w:t>“</w:t>
      </w:r>
      <w:r w:rsidRPr="002A0D67">
        <w:t>come to</w:t>
      </w:r>
      <w:r w:rsidR="00854D6B" w:rsidRPr="002A0D67">
        <w:t xml:space="preserve"> the attribute”.  </w:t>
      </w:r>
      <w:r w:rsidRPr="002A0D67">
        <w:t xml:space="preserve">Unfortunately, the interpretation is not that simple.  The </w:t>
      </w:r>
      <w:r w:rsidRPr="002A0D67">
        <w:rPr>
          <w:i/>
        </w:rPr>
        <w:t>individual</w:t>
      </w:r>
      <w:r w:rsidRPr="002A0D67">
        <w:t xml:space="preserve"> behavior of “coming to” or “fleeing from”</w:t>
      </w:r>
      <w:r w:rsidR="00854D6B" w:rsidRPr="002A0D67">
        <w:t xml:space="preserve"> the attribute</w:t>
      </w:r>
      <w:r w:rsidRPr="002A0D67">
        <w:t xml:space="preserve"> is instead described by the elements of the matrix </w:t>
      </w:r>
      <w:r w:rsidRPr="002A0D67">
        <w:rPr>
          <w:noProof/>
          <w:position w:val="-18"/>
          <w:lang w:val="en-GB" w:eastAsia="en-GB"/>
        </w:rPr>
        <w:drawing>
          <wp:inline distT="0" distB="0" distL="0" distR="0" wp14:anchorId="061664E6" wp14:editId="24297A89">
            <wp:extent cx="321945" cy="3092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Pr="002A0D67">
        <w:t xml:space="preserve"> and the way in which </w:t>
      </w:r>
      <w:r w:rsidRPr="002A0D67">
        <w:rPr>
          <w:noProof/>
          <w:position w:val="-18"/>
          <w:lang w:val="en-GB" w:eastAsia="en-GB"/>
        </w:rPr>
        <w:drawing>
          <wp:inline distT="0" distB="0" distL="0" distR="0" wp14:anchorId="664EAF56" wp14:editId="73A960B6">
            <wp:extent cx="219075" cy="3092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Pr="002A0D67">
        <w:t xml:space="preserve"> co-varies with the change in exposure associated with the move from </w:t>
      </w:r>
      <w:r w:rsidRPr="002A0D67">
        <w:rPr>
          <w:i/>
        </w:rPr>
        <w:t>k</w:t>
      </w:r>
      <w:r w:rsidRPr="002A0D67">
        <w:t xml:space="preserve"> to </w:t>
      </w:r>
      <w:r w:rsidRPr="002A0D67">
        <w:rPr>
          <w:i/>
        </w:rPr>
        <w:t>j</w:t>
      </w:r>
      <w:r w:rsidRPr="002A0D67">
        <w:t xml:space="preserve"> </w:t>
      </w:r>
      <w:r w:rsidRPr="002A0D67">
        <w:rPr>
          <w:noProof/>
          <w:position w:val="-18"/>
          <w:lang w:val="en-GB" w:eastAsia="en-GB"/>
        </w:rPr>
        <w:drawing>
          <wp:inline distT="0" distB="0" distL="0" distR="0" wp14:anchorId="43F02A97" wp14:editId="6F9EC216">
            <wp:extent cx="489585" cy="309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9585" cy="309245"/>
                    </a:xfrm>
                    <a:prstGeom prst="rect">
                      <a:avLst/>
                    </a:prstGeom>
                    <a:noFill/>
                    <a:ln>
                      <a:noFill/>
                    </a:ln>
                  </pic:spPr>
                </pic:pic>
              </a:graphicData>
            </a:graphic>
          </wp:inline>
        </w:drawing>
      </w:r>
      <w:r w:rsidRPr="002A0D67">
        <w:t xml:space="preserve">.  The elements of </w:t>
      </w:r>
      <w:r w:rsidRPr="002A0D67">
        <w:rPr>
          <w:noProof/>
          <w:position w:val="-18"/>
          <w:lang w:val="en-GB" w:eastAsia="en-GB"/>
        </w:rPr>
        <w:drawing>
          <wp:inline distT="0" distB="0" distL="0" distR="0" wp14:anchorId="3888C106" wp14:editId="7161E6E8">
            <wp:extent cx="321945" cy="30924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00C765F6">
        <w:t xml:space="preserve"> </w:t>
      </w:r>
      <w:r w:rsidRPr="002A0D67">
        <w:t>provide a true measure of how the change in exposure associated with a move affects the tendency of individuals to make that move.</w:t>
      </w:r>
    </w:p>
    <w:p w14:paraId="460A951E" w14:textId="77777777" w:rsidR="00D47E55" w:rsidRPr="002A0D67" w:rsidRDefault="00D47E55" w:rsidP="00D47E55">
      <w:pPr>
        <w:pStyle w:val="BodyText1"/>
      </w:pPr>
      <w:r w:rsidRPr="002A0D67">
        <w:t xml:space="preserve">The empirical challenge is that the change in population vectors over time does not identify </w:t>
      </w:r>
      <w:r w:rsidRPr="002A0D67">
        <w:rPr>
          <w:noProof/>
          <w:position w:val="-18"/>
          <w:lang w:val="en-GB" w:eastAsia="en-GB"/>
        </w:rPr>
        <w:drawing>
          <wp:inline distT="0" distB="0" distL="0" distR="0" wp14:anchorId="53E4496B" wp14:editId="77E16084">
            <wp:extent cx="321945" cy="3092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Pr="002A0D67">
        <w:t>.  Recognizing that</w:t>
      </w:r>
    </w:p>
    <w:p w14:paraId="1F0777F1" w14:textId="77777777" w:rsidR="00D47E55" w:rsidRPr="002A0D67" w:rsidRDefault="00D47E55" w:rsidP="00D47E55">
      <w:pPr>
        <w:pStyle w:val="BodyText1"/>
      </w:pPr>
    </w:p>
    <w:p w14:paraId="7C911C6F" w14:textId="20B9B5AA" w:rsidR="00D47E55" w:rsidRPr="002A0D67" w:rsidRDefault="00D47E55" w:rsidP="00D47E55">
      <w:pPr>
        <w:pStyle w:val="BodyText1"/>
        <w:jc w:val="right"/>
      </w:pPr>
      <w:r w:rsidRPr="002A0D67">
        <w:rPr>
          <w:noProof/>
          <w:position w:val="-32"/>
          <w:lang w:val="en-GB" w:eastAsia="en-GB"/>
        </w:rPr>
        <w:lastRenderedPageBreak/>
        <w:drawing>
          <wp:inline distT="0" distB="0" distL="0" distR="0" wp14:anchorId="1C408F35" wp14:editId="73C2A36A">
            <wp:extent cx="1494155" cy="399415"/>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94155" cy="399415"/>
                    </a:xfrm>
                    <a:prstGeom prst="rect">
                      <a:avLst/>
                    </a:prstGeom>
                    <a:noFill/>
                    <a:ln>
                      <a:noFill/>
                    </a:ln>
                  </pic:spPr>
                </pic:pic>
              </a:graphicData>
            </a:graphic>
          </wp:inline>
        </w:drawing>
      </w:r>
      <w:r w:rsidRPr="002A0D67">
        <w:t xml:space="preserve">                         </w:t>
      </w:r>
      <w:r w:rsidR="00162C32">
        <w:t xml:space="preserve">                              (19</w:t>
      </w:r>
      <w:r w:rsidRPr="002A0D67">
        <w:t>)</w:t>
      </w:r>
    </w:p>
    <w:p w14:paraId="65FCBDE4" w14:textId="77777777" w:rsidR="00D47E55" w:rsidRPr="002A0D67" w:rsidRDefault="00D47E55" w:rsidP="00D47E55">
      <w:pPr>
        <w:pStyle w:val="BodyText1"/>
      </w:pPr>
    </w:p>
    <w:p w14:paraId="2C0DBF80" w14:textId="56F58685" w:rsidR="00D47E55" w:rsidRPr="002A0D67" w:rsidRDefault="00D47E55" w:rsidP="00D47E55">
      <w:pPr>
        <w:pStyle w:val="BodyText1"/>
        <w:ind w:firstLine="0"/>
      </w:pPr>
      <w:proofErr w:type="gramStart"/>
      <w:r w:rsidRPr="002A0D67">
        <w:t>equations</w:t>
      </w:r>
      <w:proofErr w:type="gramEnd"/>
      <w:r w:rsidRPr="002A0D67">
        <w:t xml:space="preserve"> (1</w:t>
      </w:r>
      <w:r w:rsidR="00162C32">
        <w:t>8) and (19</w:t>
      </w:r>
      <w:r w:rsidRPr="002A0D67">
        <w:t xml:space="preserve">) constitute a system of six equations with nine unknown values of </w:t>
      </w:r>
      <w:r w:rsidRPr="002A0D67">
        <w:rPr>
          <w:noProof/>
          <w:position w:val="-18"/>
          <w:lang w:val="en-GB" w:eastAsia="en-GB"/>
        </w:rPr>
        <w:drawing>
          <wp:inline distT="0" distB="0" distL="0" distR="0" wp14:anchorId="0D041E6F" wp14:editId="721044CA">
            <wp:extent cx="219075" cy="30924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Pr="002A0D67">
        <w:t xml:space="preserve">.  The system is, therefore, under-identified.  Put differently, without additional structure, there is not a unique </w:t>
      </w:r>
      <w:r w:rsidRPr="002A0D67">
        <w:rPr>
          <w:noProof/>
          <w:position w:val="-18"/>
          <w:lang w:val="en-GB" w:eastAsia="en-GB"/>
        </w:rPr>
        <w:drawing>
          <wp:inline distT="0" distB="0" distL="0" distR="0" wp14:anchorId="752BE99F" wp14:editId="30AE7CDD">
            <wp:extent cx="321945" cy="30924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Pr="002A0D67">
        <w:t xml:space="preserve"> matrix that can explain the observed changes in aggregate populations.  We expand upon this idea with a series of numerical examples.  In each, we consider a different </w:t>
      </w:r>
      <w:r w:rsidRPr="002A0D67">
        <w:rPr>
          <w:noProof/>
          <w:position w:val="-18"/>
          <w:lang w:val="en-GB" w:eastAsia="en-GB"/>
        </w:rPr>
        <w:drawing>
          <wp:inline distT="0" distB="0" distL="0" distR="0" wp14:anchorId="30F8E6C1" wp14:editId="57B943FE">
            <wp:extent cx="321945" cy="30924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Pr="002A0D67">
        <w:t xml:space="preserve"> matrix, but maintain the same distributio</w:t>
      </w:r>
      <w:r w:rsidR="00854D6B" w:rsidRPr="002A0D67">
        <w:t>n of attribute</w:t>
      </w:r>
      <w:r w:rsidRPr="002A0D67">
        <w:t xml:space="preserve"> levels</w:t>
      </w:r>
      <w:proofErr w:type="gramStart"/>
      <w:r w:rsidRPr="002A0D67">
        <w:t xml:space="preserve">: </w:t>
      </w:r>
      <w:proofErr w:type="gramEnd"/>
      <w:r w:rsidR="00C4130E">
        <w:rPr>
          <w:position w:val="-12"/>
        </w:rPr>
        <w:pict w14:anchorId="1514B363">
          <v:shape id="_x0000_i1122" type="#_x0000_t75" style="width:35.7pt;height:21.3pt">
            <v:imagedata r:id="rId100" o:title=""/>
          </v:shape>
        </w:pict>
      </w:r>
      <w:r w:rsidRPr="002A0D67">
        <w:t xml:space="preserve">, </w:t>
      </w:r>
      <w:r w:rsidR="00C4130E">
        <w:rPr>
          <w:position w:val="-12"/>
        </w:rPr>
        <w:pict w14:anchorId="5632ACC3">
          <v:shape id="_x0000_i1123" type="#_x0000_t75" style="width:43.8pt;height:21.3pt">
            <v:imagedata r:id="rId101" o:title=""/>
          </v:shape>
        </w:pict>
      </w:r>
      <w:r w:rsidRPr="002A0D67">
        <w:t xml:space="preserve">, </w:t>
      </w:r>
      <w:r w:rsidR="00C4130E">
        <w:rPr>
          <w:position w:val="-12"/>
        </w:rPr>
        <w:pict w14:anchorId="711A9FD6">
          <v:shape id="_x0000_i1124" type="#_x0000_t75" style="width:34.55pt;height:21.3pt">
            <v:imagedata r:id="rId102" o:title=""/>
          </v:shape>
        </w:pict>
      </w:r>
      <w:r w:rsidRPr="002A0D67">
        <w:t xml:space="preserve">.  In terms of timing, we model movements between periods </w:t>
      </w:r>
      <w:r w:rsidRPr="002A0D67">
        <w:rPr>
          <w:i/>
        </w:rPr>
        <w:t>A</w:t>
      </w:r>
      <w:r w:rsidRPr="002A0D67">
        <w:t xml:space="preserve"> and </w:t>
      </w:r>
      <w:r w:rsidRPr="002A0D67">
        <w:rPr>
          <w:i/>
        </w:rPr>
        <w:t>B</w:t>
      </w:r>
      <w:r w:rsidRPr="002A0D67">
        <w:t xml:space="preserve"> assuming that</w:t>
      </w:r>
      <w:r w:rsidR="00854D6B" w:rsidRPr="002A0D67">
        <w:t xml:space="preserve"> individuals observe the attribute</w:t>
      </w:r>
      <w:r w:rsidRPr="002A0D67">
        <w:t xml:space="preserve"> levels in period </w:t>
      </w:r>
      <w:r w:rsidRPr="002A0D67">
        <w:rPr>
          <w:i/>
        </w:rPr>
        <w:t>A</w:t>
      </w:r>
      <w:r w:rsidRPr="002A0D67">
        <w:t xml:space="preserve">.  Between periods </w:t>
      </w:r>
      <w:r w:rsidRPr="002A0D67">
        <w:rPr>
          <w:i/>
        </w:rPr>
        <w:t>B</w:t>
      </w:r>
      <w:r w:rsidRPr="002A0D67">
        <w:t xml:space="preserve"> and </w:t>
      </w:r>
      <w:r w:rsidRPr="002A0D67">
        <w:rPr>
          <w:i/>
        </w:rPr>
        <w:t>C,</w:t>
      </w:r>
      <w:r w:rsidRPr="002A0D67">
        <w:t xml:space="preserve"> individuals might move again</w:t>
      </w:r>
      <w:r w:rsidR="00854D6B" w:rsidRPr="002A0D67">
        <w:t xml:space="preserve"> after realizing updated attribute</w:t>
      </w:r>
      <w:r w:rsidRPr="002A0D67">
        <w:t xml:space="preserve"> values</w:t>
      </w:r>
      <w:proofErr w:type="gramStart"/>
      <w:r w:rsidRPr="002A0D67">
        <w:t xml:space="preserve">, </w:t>
      </w:r>
      <w:proofErr w:type="gramEnd"/>
      <w:r w:rsidR="00C4130E">
        <w:rPr>
          <w:position w:val="-6"/>
        </w:rPr>
        <w:pict w14:anchorId="2572BD45">
          <v:shape id="_x0000_i1125" type="#_x0000_t75" style="width:16.7pt;height:16.7pt">
            <v:imagedata r:id="rId103" o:title=""/>
          </v:shape>
        </w:pict>
      </w:r>
      <w:r w:rsidRPr="002A0D67">
        <w:t>.</w:t>
      </w:r>
    </w:p>
    <w:p w14:paraId="26786C04" w14:textId="7FE95872" w:rsidR="00D47E55" w:rsidRPr="002A0D67" w:rsidRDefault="00D47E55" w:rsidP="00D47E55">
      <w:pPr>
        <w:pStyle w:val="BodyText1"/>
      </w:pPr>
      <w:r w:rsidRPr="002A0D67">
        <w:t xml:space="preserve">In the first two numerical examples, </w:t>
      </w:r>
      <w:r w:rsidRPr="002A0D67">
        <w:rPr>
          <w:noProof/>
          <w:position w:val="-18"/>
          <w:lang w:val="en-GB" w:eastAsia="en-GB"/>
        </w:rPr>
        <w:drawing>
          <wp:inline distT="0" distB="0" distL="0" distR="0" wp14:anchorId="797244DB" wp14:editId="2FC880BE">
            <wp:extent cx="321945" cy="30924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45" cy="309245"/>
                    </a:xfrm>
                    <a:prstGeom prst="rect">
                      <a:avLst/>
                    </a:prstGeom>
                    <a:noFill/>
                    <a:ln>
                      <a:noFill/>
                    </a:ln>
                  </pic:spPr>
                </pic:pic>
              </a:graphicData>
            </a:graphic>
          </wp:inline>
        </w:drawing>
      </w:r>
      <w:r w:rsidRPr="002A0D67">
        <w:t xml:space="preserve"> is constructed to yield the same changes to population in each location:  </w:t>
      </w:r>
      <w:r w:rsidRPr="002A0D67">
        <w:rPr>
          <w:noProof/>
          <w:position w:val="-16"/>
          <w:lang w:val="en-GB" w:eastAsia="en-GB"/>
        </w:rPr>
        <w:drawing>
          <wp:inline distT="0" distB="0" distL="0" distR="0" wp14:anchorId="39FFC42D" wp14:editId="2415D34F">
            <wp:extent cx="2936240" cy="295910"/>
            <wp:effectExtent l="0" t="0" r="1016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6240" cy="295910"/>
                    </a:xfrm>
                    <a:prstGeom prst="rect">
                      <a:avLst/>
                    </a:prstGeom>
                    <a:noFill/>
                    <a:ln>
                      <a:noFill/>
                    </a:ln>
                  </pic:spPr>
                </pic:pic>
              </a:graphicData>
            </a:graphic>
          </wp:inline>
        </w:drawing>
      </w:r>
      <m:oMath>
        <m:r>
          <w:rPr>
            <w:rFonts w:ascii="Cambria Math" w:hAnsi="Cambria Math"/>
          </w:rPr>
          <m:t>.</m:t>
        </m:r>
      </m:oMath>
      <w:r w:rsidRPr="002A0D67">
        <w:t xml:space="preserve">  As a result, both examples are characterized by the same aggregate population dynamics.  Although a </w:t>
      </w:r>
      <w:r w:rsidR="00854D6B" w:rsidRPr="002A0D67">
        <w:t xml:space="preserve">simple </w:t>
      </w:r>
      <w:r w:rsidRPr="002A0D67">
        <w:t>analysis would interpret the population d</w:t>
      </w:r>
      <w:r w:rsidR="00854D6B" w:rsidRPr="002A0D67">
        <w:t>ynamics as “coming to the attribute</w:t>
      </w:r>
      <w:r w:rsidRPr="002A0D67">
        <w:t>” (i.e., pop</w:t>
      </w:r>
      <w:r w:rsidR="00854D6B" w:rsidRPr="002A0D67">
        <w:t>ulation falls in the low-attribute</w:t>
      </w:r>
      <w:r w:rsidRPr="002A0D67">
        <w:t xml:space="preserve"> communi</w:t>
      </w:r>
      <w:r w:rsidR="00854D6B" w:rsidRPr="002A0D67">
        <w:t>ty and rises in the high-attribute</w:t>
      </w:r>
      <w:r w:rsidRPr="002A0D67">
        <w:t xml:space="preserve"> community), a regression of </w:t>
      </w:r>
      <w:r w:rsidRPr="002A0D67">
        <w:rPr>
          <w:noProof/>
          <w:position w:val="-18"/>
          <w:lang w:val="en-GB" w:eastAsia="en-GB"/>
        </w:rPr>
        <w:drawing>
          <wp:inline distT="0" distB="0" distL="0" distR="0" wp14:anchorId="745832D2" wp14:editId="76A29A2C">
            <wp:extent cx="219075" cy="309245"/>
            <wp:effectExtent l="0" t="0" r="9525" b="0"/>
            <wp:docPr id="11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Pr="002A0D67">
        <w:t xml:space="preserve"> on </w:t>
      </w:r>
      <w:r w:rsidRPr="002A0D67">
        <w:rPr>
          <w:noProof/>
          <w:position w:val="-18"/>
          <w:lang w:val="en-GB" w:eastAsia="en-GB"/>
        </w:rPr>
        <w:drawing>
          <wp:inline distT="0" distB="0" distL="0" distR="0" wp14:anchorId="57017BCD" wp14:editId="6EF73E03">
            <wp:extent cx="373380" cy="309245"/>
            <wp:effectExtent l="0" t="0" r="7620" b="0"/>
            <wp:docPr id="11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380" cy="309245"/>
                    </a:xfrm>
                    <a:prstGeom prst="rect">
                      <a:avLst/>
                    </a:prstGeom>
                    <a:noFill/>
                    <a:ln>
                      <a:noFill/>
                    </a:ln>
                  </pic:spPr>
                </pic:pic>
              </a:graphicData>
            </a:graphic>
          </wp:inline>
        </w:drawing>
      </w:r>
      <w:r w:rsidRPr="002A0D67">
        <w:t xml:space="preserve"> and an intercept shows that the true individual market dynamics in each example are different.  The estimated parameter on </w:t>
      </w:r>
      <w:r w:rsidRPr="002A0D67">
        <w:rPr>
          <w:noProof/>
          <w:position w:val="-18"/>
          <w:lang w:val="en-GB" w:eastAsia="en-GB"/>
        </w:rPr>
        <w:drawing>
          <wp:inline distT="0" distB="0" distL="0" distR="0" wp14:anchorId="1E12F16D" wp14:editId="57C4B1A5">
            <wp:extent cx="373380" cy="309245"/>
            <wp:effectExtent l="0" t="0" r="762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380" cy="309245"/>
                    </a:xfrm>
                    <a:prstGeom prst="rect">
                      <a:avLst/>
                    </a:prstGeom>
                    <a:noFill/>
                    <a:ln>
                      <a:noFill/>
                    </a:ln>
                  </pic:spPr>
                </pic:pic>
              </a:graphicData>
            </a:graphic>
          </wp:inline>
        </w:drawing>
      </w:r>
      <w:r w:rsidRPr="002A0D67">
        <w:t xml:space="preserve"> in examp</w:t>
      </w:r>
      <w:r w:rsidR="00854D6B" w:rsidRPr="002A0D67">
        <w:t>le #1, -0.8805, reflects “fleeing</w:t>
      </w:r>
      <w:r w:rsidRPr="002A0D67">
        <w:t xml:space="preserve"> </w:t>
      </w:r>
      <w:r w:rsidR="00854D6B" w:rsidRPr="002A0D67">
        <w:t>the attribute</w:t>
      </w:r>
      <w:r w:rsidRPr="002A0D67">
        <w:t>”</w:t>
      </w:r>
      <w:r w:rsidR="00854D6B" w:rsidRPr="002A0D67">
        <w:t xml:space="preserve"> (i.e., an increase in the attribute </w:t>
      </w:r>
      <w:r w:rsidRPr="002A0D67">
        <w:t xml:space="preserve">makes a particular move less likely) while the estimated parameter in example </w:t>
      </w:r>
      <w:r w:rsidRPr="002A0D67">
        <w:lastRenderedPageBreak/>
        <w:t>#2, 3.409, reflects “</w:t>
      </w:r>
      <w:r w:rsidR="00854D6B" w:rsidRPr="002A0D67">
        <w:t>coming to the attribute</w:t>
      </w:r>
      <w:r w:rsidRPr="002A0D67">
        <w:t xml:space="preserve">” (i.e., an </w:t>
      </w:r>
      <w:r w:rsidR="00854D6B" w:rsidRPr="002A0D67">
        <w:t>increase in the attribute</w:t>
      </w:r>
      <w:r w:rsidRPr="002A0D67">
        <w:t xml:space="preserve"> makes the move more likely).  P-values are reported in brackets.</w:t>
      </w:r>
      <w:r w:rsidRPr="002A0D67">
        <w:rPr>
          <w:rStyle w:val="FootnoteReference"/>
        </w:rPr>
        <w:footnoteReference w:id="9"/>
      </w:r>
    </w:p>
    <w:p w14:paraId="74D4991C" w14:textId="77777777" w:rsidR="00D47E55" w:rsidRPr="002A0D67" w:rsidRDefault="00D47E55" w:rsidP="00D47E55">
      <w:pPr>
        <w:pStyle w:val="BodyText1"/>
        <w:ind w:firstLine="0"/>
      </w:pPr>
      <w:r w:rsidRPr="002A0D67">
        <w:rPr>
          <w:u w:val="single"/>
        </w:rPr>
        <w:t>Example #1</w:t>
      </w:r>
      <w:r w:rsidRPr="002A0D67">
        <w:t>:</w:t>
      </w:r>
    </w:p>
    <w:p w14:paraId="1B02C833" w14:textId="77777777" w:rsidR="00D47E55" w:rsidRPr="002A0D67" w:rsidRDefault="00C4130E" w:rsidP="00D47E55">
      <w:pPr>
        <w:pStyle w:val="BodyText1"/>
        <w:ind w:firstLine="0"/>
        <w:jc w:val="center"/>
      </w:pPr>
      <w:r>
        <w:rPr>
          <w:position w:val="-62"/>
        </w:rPr>
        <w:pict w14:anchorId="3DD3C287">
          <v:shape id="_x0000_i1126" type="#_x0000_t75" style="width:331.2pt;height:70.25pt">
            <v:imagedata r:id="rId106" o:title=""/>
          </v:shape>
        </w:pict>
      </w:r>
    </w:p>
    <w:p w14:paraId="54C71E46" w14:textId="77777777" w:rsidR="00D47E55" w:rsidRPr="002A0D67" w:rsidRDefault="00D47E55" w:rsidP="00D47E55">
      <w:pPr>
        <w:pStyle w:val="BodyText1"/>
        <w:ind w:firstLine="0"/>
        <w:jc w:val="center"/>
        <w:rPr>
          <w:i/>
        </w:rPr>
      </w:pPr>
      <w:r w:rsidRPr="002A0D67">
        <w:rPr>
          <w:i/>
        </w:rPr>
        <w:t>Slope coefficient  = - 0.8805 [0.666]  (Coming to the Nuisance)</w:t>
      </w:r>
    </w:p>
    <w:p w14:paraId="75E143C9" w14:textId="77777777" w:rsidR="00D47E55" w:rsidRPr="002A0D67" w:rsidRDefault="00D47E55" w:rsidP="00D47E55">
      <w:pPr>
        <w:pStyle w:val="BodyText1"/>
        <w:ind w:firstLine="0"/>
      </w:pPr>
      <w:r w:rsidRPr="002A0D67">
        <w:rPr>
          <w:u w:val="single"/>
        </w:rPr>
        <w:t>Example #2</w:t>
      </w:r>
      <w:r w:rsidRPr="002A0D67">
        <w:t>:</w:t>
      </w:r>
    </w:p>
    <w:p w14:paraId="5DF2667C" w14:textId="77777777" w:rsidR="00D47E55" w:rsidRPr="002A0D67" w:rsidRDefault="00C4130E" w:rsidP="00D47E55">
      <w:pPr>
        <w:pStyle w:val="BodyText1"/>
        <w:ind w:firstLine="0"/>
        <w:jc w:val="center"/>
      </w:pPr>
      <w:r>
        <w:rPr>
          <w:position w:val="-64"/>
        </w:rPr>
        <w:pict w14:anchorId="7FDA934D">
          <v:shape id="_x0000_i1127" type="#_x0000_t75" style="width:331.2pt;height:70.25pt">
            <v:imagedata r:id="rId107" o:title=""/>
          </v:shape>
        </w:pict>
      </w:r>
    </w:p>
    <w:p w14:paraId="3752959D" w14:textId="77777777" w:rsidR="00D47E55" w:rsidRPr="002A0D67" w:rsidRDefault="00D47E55" w:rsidP="00D47E55">
      <w:pPr>
        <w:pStyle w:val="BodyText1"/>
        <w:ind w:firstLine="0"/>
        <w:jc w:val="center"/>
        <w:rPr>
          <w:i/>
        </w:rPr>
      </w:pPr>
      <w:r w:rsidRPr="002A0D67">
        <w:rPr>
          <w:i/>
        </w:rPr>
        <w:t>Slope coefficient  = 3.409 [0.276]  (Fleeing the Nuisance)</w:t>
      </w:r>
    </w:p>
    <w:p w14:paraId="76427775" w14:textId="1DC2F152" w:rsidR="00D47E55" w:rsidRPr="002A0D67" w:rsidRDefault="00D47E55" w:rsidP="00D47E55">
      <w:pPr>
        <w:pStyle w:val="BodyText1"/>
      </w:pPr>
      <w:r w:rsidRPr="002A0D67">
        <w:t xml:space="preserve">Our third numerical example shows </w:t>
      </w:r>
      <w:r w:rsidR="00854D6B" w:rsidRPr="002A0D67">
        <w:t>that</w:t>
      </w:r>
      <w:r w:rsidRPr="002A0D67">
        <w:t xml:space="preserve"> sorting </w:t>
      </w:r>
      <w:r w:rsidR="00854D6B" w:rsidRPr="002A0D67">
        <w:t xml:space="preserve">in response to neighborhood attributes </w:t>
      </w:r>
      <w:r w:rsidRPr="002A0D67">
        <w:t xml:space="preserve">can still occur at the individual level even when the aggregate distribution does not change.  In Example #3, the aggregate population distribution remains constant between periods 1 and 2; however, the correlation between </w:t>
      </w:r>
      <w:r w:rsidRPr="002A0D67">
        <w:rPr>
          <w:noProof/>
          <w:position w:val="-18"/>
          <w:lang w:val="en-GB" w:eastAsia="en-GB"/>
        </w:rPr>
        <w:drawing>
          <wp:inline distT="0" distB="0" distL="0" distR="0" wp14:anchorId="2FDFF8FC" wp14:editId="3E5FA08E">
            <wp:extent cx="219075" cy="309245"/>
            <wp:effectExtent l="0" t="0" r="9525" b="0"/>
            <wp:docPr id="1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Pr="002A0D67">
        <w:t xml:space="preserve"> and </w:t>
      </w:r>
      <w:r w:rsidRPr="002A0D67">
        <w:rPr>
          <w:noProof/>
          <w:position w:val="-18"/>
          <w:lang w:val="en-GB" w:eastAsia="en-GB"/>
        </w:rPr>
        <w:drawing>
          <wp:inline distT="0" distB="0" distL="0" distR="0" wp14:anchorId="759F4C96" wp14:editId="7B4A10FF">
            <wp:extent cx="373380" cy="309245"/>
            <wp:effectExtent l="0" t="0" r="7620" b="0"/>
            <wp:docPr id="1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3380" cy="309245"/>
                    </a:xfrm>
                    <a:prstGeom prst="rect">
                      <a:avLst/>
                    </a:prstGeom>
                    <a:noFill/>
                    <a:ln>
                      <a:noFill/>
                    </a:ln>
                  </pic:spPr>
                </pic:pic>
              </a:graphicData>
            </a:graphic>
          </wp:inline>
        </w:drawing>
      </w:r>
      <w:r w:rsidRPr="002A0D67">
        <w:t xml:space="preserve"> reveals residential mob</w:t>
      </w:r>
      <w:r w:rsidR="00854D6B" w:rsidRPr="002A0D67">
        <w:t>ility consistent with “fleeing the attribute</w:t>
      </w:r>
      <w:r w:rsidRPr="002A0D67">
        <w:t>” (an estimated coefficient of -7.50).</w:t>
      </w:r>
    </w:p>
    <w:p w14:paraId="6EEDB205" w14:textId="77777777" w:rsidR="00D47E55" w:rsidRDefault="00D47E55" w:rsidP="00D47E55">
      <w:pPr>
        <w:rPr>
          <w:rFonts w:ascii="Times New Roman" w:hAnsi="Times New Roman" w:cs="Times New Roman"/>
          <w:u w:val="single"/>
        </w:rPr>
      </w:pPr>
    </w:p>
    <w:p w14:paraId="674781C9" w14:textId="77777777" w:rsidR="00365AE2" w:rsidRDefault="00365AE2" w:rsidP="00D47E55">
      <w:pPr>
        <w:rPr>
          <w:rFonts w:ascii="Times New Roman" w:hAnsi="Times New Roman" w:cs="Times New Roman"/>
          <w:u w:val="single"/>
        </w:rPr>
      </w:pPr>
    </w:p>
    <w:p w14:paraId="3D4AF7CD" w14:textId="77777777" w:rsidR="00365AE2" w:rsidRDefault="00365AE2" w:rsidP="00D47E55">
      <w:pPr>
        <w:rPr>
          <w:rFonts w:ascii="Times New Roman" w:hAnsi="Times New Roman" w:cs="Times New Roman"/>
          <w:u w:val="single"/>
        </w:rPr>
      </w:pPr>
    </w:p>
    <w:p w14:paraId="00115003" w14:textId="77777777" w:rsidR="00365AE2" w:rsidRDefault="00365AE2" w:rsidP="00D47E55">
      <w:pPr>
        <w:rPr>
          <w:rFonts w:ascii="Times New Roman" w:hAnsi="Times New Roman" w:cs="Times New Roman"/>
          <w:u w:val="single"/>
        </w:rPr>
      </w:pPr>
    </w:p>
    <w:p w14:paraId="33374314" w14:textId="77777777" w:rsidR="00365AE2" w:rsidRPr="002A0D67" w:rsidRDefault="00365AE2" w:rsidP="00D47E55">
      <w:pPr>
        <w:rPr>
          <w:rFonts w:ascii="Times New Roman" w:hAnsi="Times New Roman" w:cs="Times New Roman"/>
          <w:u w:val="single"/>
        </w:rPr>
      </w:pPr>
    </w:p>
    <w:p w14:paraId="2FD36706" w14:textId="77777777" w:rsidR="00D47E55" w:rsidRPr="002A0D67" w:rsidRDefault="00D47E55" w:rsidP="00D47E55">
      <w:pPr>
        <w:pStyle w:val="BodyText1"/>
        <w:ind w:firstLine="0"/>
      </w:pPr>
      <w:r w:rsidRPr="002A0D67">
        <w:rPr>
          <w:u w:val="single"/>
        </w:rPr>
        <w:lastRenderedPageBreak/>
        <w:t>Example #3</w:t>
      </w:r>
      <w:r w:rsidRPr="002A0D67">
        <w:t>:  No Change in Aggregate Population Distribution</w:t>
      </w:r>
    </w:p>
    <w:p w14:paraId="5C2418BC" w14:textId="77777777" w:rsidR="00D47E55" w:rsidRPr="002A0D67" w:rsidRDefault="00C4130E" w:rsidP="00D47E55">
      <w:pPr>
        <w:pStyle w:val="BodyText1"/>
        <w:ind w:firstLine="0"/>
        <w:jc w:val="center"/>
      </w:pPr>
      <w:r>
        <w:rPr>
          <w:position w:val="-64"/>
        </w:rPr>
        <w:pict w14:anchorId="7F51DE24">
          <v:shape id="_x0000_i1128" type="#_x0000_t75" style="width:321.4pt;height:70.25pt">
            <v:imagedata r:id="rId109" o:title=""/>
          </v:shape>
        </w:pict>
      </w:r>
    </w:p>
    <w:p w14:paraId="6FD5D00B" w14:textId="77777777" w:rsidR="00D47E55" w:rsidRPr="002A0D67" w:rsidRDefault="00D47E55" w:rsidP="00D47E55">
      <w:pPr>
        <w:pStyle w:val="BodyText1"/>
        <w:ind w:firstLine="0"/>
        <w:jc w:val="center"/>
        <w:rPr>
          <w:i/>
        </w:rPr>
      </w:pPr>
      <w:r w:rsidRPr="002A0D67">
        <w:rPr>
          <w:i/>
        </w:rPr>
        <w:t>Slope coefficient  = - 7.50 [0.061]  (Coming to the Nuisance)</w:t>
      </w:r>
    </w:p>
    <w:p w14:paraId="789B177A" w14:textId="77777777" w:rsidR="00D47E55" w:rsidRPr="002A0D67" w:rsidRDefault="00D47E55" w:rsidP="00D47E55">
      <w:pPr>
        <w:pStyle w:val="BodyText1"/>
        <w:ind w:firstLine="0"/>
      </w:pPr>
    </w:p>
    <w:p w14:paraId="70E0894C" w14:textId="5AB08F0F" w:rsidR="00D47E55" w:rsidRPr="002A0D67" w:rsidRDefault="00D47E55" w:rsidP="00D47E55">
      <w:pPr>
        <w:pStyle w:val="BodyText1"/>
        <w:ind w:firstLine="0"/>
      </w:pPr>
      <w:r w:rsidRPr="002A0D67">
        <w:tab/>
        <w:t>All three examples make clear that aggregate population dynamics alone are not able to distinguish the change in circumstances individuals face when moving.</w:t>
      </w:r>
      <w:r w:rsidR="00E12BE9" w:rsidRPr="002A0D67">
        <w:t xml:space="preserve">  This is particularly important in light of the fact that policy analysis is frequently interested in precisely the question of how individual circumstances change in response to a policy.</w:t>
      </w:r>
    </w:p>
    <w:p w14:paraId="03179382" w14:textId="67390EC1" w:rsidR="00D47E55" w:rsidRPr="002A0D67" w:rsidRDefault="00E12BE9" w:rsidP="00D47E55">
      <w:pPr>
        <w:spacing w:line="480" w:lineRule="auto"/>
        <w:ind w:firstLine="720"/>
        <w:rPr>
          <w:rFonts w:ascii="Times New Roman" w:hAnsi="Times New Roman" w:cs="Times New Roman"/>
        </w:rPr>
      </w:pPr>
      <w:r w:rsidRPr="002A0D67">
        <w:rPr>
          <w:rFonts w:ascii="Times New Roman" w:hAnsi="Times New Roman" w:cs="Times New Roman"/>
        </w:rPr>
        <w:t xml:space="preserve">The solution to this problem is to use modeling strategy to </w:t>
      </w:r>
      <w:r w:rsidR="00C162C3" w:rsidRPr="002A0D67">
        <w:rPr>
          <w:rFonts w:ascii="Times New Roman" w:hAnsi="Times New Roman" w:cs="Times New Roman"/>
        </w:rPr>
        <w:t xml:space="preserve">draw micro implications from aggregate data.  </w:t>
      </w:r>
      <w:r w:rsidR="00D47E55" w:rsidRPr="002A0D67">
        <w:rPr>
          <w:rFonts w:ascii="Times New Roman" w:hAnsi="Times New Roman" w:cs="Times New Roman"/>
        </w:rPr>
        <w:t xml:space="preserve">To better understand the neighborhood dynamics underlying the observed changes in aggregate demographics, we build on the model described above, placing some structure on </w:t>
      </w:r>
      <w:r w:rsidR="00D47E55" w:rsidRPr="002A0D67">
        <w:rPr>
          <w:rFonts w:ascii="Times New Roman" w:hAnsi="Times New Roman" w:cs="Times New Roman"/>
          <w:noProof/>
          <w:position w:val="-18"/>
          <w:lang w:val="en-GB" w:eastAsia="en-GB"/>
        </w:rPr>
        <w:drawing>
          <wp:inline distT="0" distB="0" distL="0" distR="0" wp14:anchorId="77E80A04" wp14:editId="1BD52089">
            <wp:extent cx="219075" cy="30924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00D47E55" w:rsidRPr="002A0D67">
        <w:rPr>
          <w:rFonts w:ascii="Times New Roman" w:hAnsi="Times New Roman" w:cs="Times New Roman"/>
        </w:rPr>
        <w:t xml:space="preserve"> (the share of individuals of a particular group in tract </w:t>
      </w:r>
      <w:r w:rsidR="00D47E55" w:rsidRPr="002A0D67">
        <w:rPr>
          <w:rFonts w:ascii="Times New Roman" w:hAnsi="Times New Roman" w:cs="Times New Roman"/>
          <w:i/>
        </w:rPr>
        <w:t>k</w:t>
      </w:r>
      <w:r w:rsidR="00D47E55" w:rsidRPr="002A0D67">
        <w:rPr>
          <w:rFonts w:ascii="Times New Roman" w:hAnsi="Times New Roman" w:cs="Times New Roman"/>
        </w:rPr>
        <w:t xml:space="preserve"> who choose to move to tract </w:t>
      </w:r>
      <w:r w:rsidR="00D47E55" w:rsidRPr="002A0D67">
        <w:rPr>
          <w:rFonts w:ascii="Times New Roman" w:hAnsi="Times New Roman" w:cs="Times New Roman"/>
          <w:i/>
        </w:rPr>
        <w:t>j</w:t>
      </w:r>
      <w:r w:rsidR="00D47E55" w:rsidRPr="002A0D67">
        <w:rPr>
          <w:rFonts w:ascii="Times New Roman" w:hAnsi="Times New Roman" w:cs="Times New Roman"/>
        </w:rPr>
        <w:t xml:space="preserve">) so that we can identify the role </w:t>
      </w:r>
      <w:r w:rsidRPr="002A0D67">
        <w:rPr>
          <w:rFonts w:ascii="Times New Roman" w:hAnsi="Times New Roman" w:cs="Times New Roman"/>
        </w:rPr>
        <w:t>that neighborhood attributes play in individual residential decisions.</w:t>
      </w:r>
      <w:r w:rsidR="00D47E55" w:rsidRPr="002A0D67">
        <w:rPr>
          <w:rFonts w:ascii="Times New Roman" w:hAnsi="Times New Roman" w:cs="Times New Roman"/>
        </w:rPr>
        <w:t xml:space="preserve">  Equations (1</w:t>
      </w:r>
      <w:r w:rsidR="00365AE2">
        <w:rPr>
          <w:rFonts w:ascii="Times New Roman" w:hAnsi="Times New Roman" w:cs="Times New Roman"/>
        </w:rPr>
        <w:t>8) and (19</w:t>
      </w:r>
      <w:r w:rsidR="00D47E55" w:rsidRPr="002A0D67">
        <w:rPr>
          <w:rFonts w:ascii="Times New Roman" w:hAnsi="Times New Roman" w:cs="Times New Roman"/>
        </w:rPr>
        <w:t xml:space="preserve">) represented a system of six equations with nine unknown </w:t>
      </w:r>
      <w:r w:rsidR="00D47E55" w:rsidRPr="002A0D67">
        <w:rPr>
          <w:rFonts w:ascii="Times New Roman" w:hAnsi="Times New Roman" w:cs="Times New Roman"/>
          <w:noProof/>
          <w:position w:val="-18"/>
          <w:lang w:val="en-GB" w:eastAsia="en-GB"/>
        </w:rPr>
        <w:drawing>
          <wp:inline distT="0" distB="0" distL="0" distR="0" wp14:anchorId="5A4DDC98" wp14:editId="78148F3A">
            <wp:extent cx="219075" cy="30924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00D47E55" w:rsidRPr="002A0D67">
        <w:rPr>
          <w:rFonts w:ascii="Times New Roman" w:hAnsi="Times New Roman" w:cs="Times New Roman"/>
        </w:rPr>
        <w:t xml:space="preserve">’s, leading to an identification problem.  By parameterizing </w:t>
      </w:r>
      <w:r w:rsidR="00D47E55" w:rsidRPr="002A0D67">
        <w:rPr>
          <w:rFonts w:ascii="Times New Roman" w:hAnsi="Times New Roman" w:cs="Times New Roman"/>
          <w:noProof/>
          <w:position w:val="-18"/>
          <w:lang w:val="en-GB" w:eastAsia="en-GB"/>
        </w:rPr>
        <w:drawing>
          <wp:inline distT="0" distB="0" distL="0" distR="0" wp14:anchorId="47C7A65F" wp14:editId="51465F8E">
            <wp:extent cx="219075" cy="3092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075" cy="309245"/>
                    </a:xfrm>
                    <a:prstGeom prst="rect">
                      <a:avLst/>
                    </a:prstGeom>
                    <a:noFill/>
                    <a:ln>
                      <a:noFill/>
                    </a:ln>
                  </pic:spPr>
                </pic:pic>
              </a:graphicData>
            </a:graphic>
          </wp:inline>
        </w:drawing>
      </w:r>
      <w:r w:rsidR="00D47E55" w:rsidRPr="002A0D67">
        <w:rPr>
          <w:rFonts w:ascii="Times New Roman" w:hAnsi="Times New Roman" w:cs="Times New Roman"/>
        </w:rPr>
        <w:t xml:space="preserve"> as a function of location attributes, we overcome the identification problem.  Start with the predicted population in neighborhood </w:t>
      </w:r>
      <w:r w:rsidR="00D47E55" w:rsidRPr="002A0D67">
        <w:rPr>
          <w:rFonts w:ascii="Times New Roman" w:hAnsi="Times New Roman" w:cs="Times New Roman"/>
          <w:i/>
        </w:rPr>
        <w:t>j</w:t>
      </w:r>
      <w:r w:rsidR="00D47E55" w:rsidRPr="002A0D67">
        <w:rPr>
          <w:rFonts w:ascii="Times New Roman" w:hAnsi="Times New Roman" w:cs="Times New Roman"/>
        </w:rPr>
        <w:t xml:space="preserve"> in period </w:t>
      </w:r>
      <w:r w:rsidR="00D47E55" w:rsidRPr="002A0D67">
        <w:rPr>
          <w:rFonts w:ascii="Times New Roman" w:hAnsi="Times New Roman" w:cs="Times New Roman"/>
          <w:i/>
        </w:rPr>
        <w:t>B</w:t>
      </w:r>
      <w:r w:rsidR="00D47E55" w:rsidRPr="002A0D67">
        <w:rPr>
          <w:rFonts w:ascii="Times New Roman" w:hAnsi="Times New Roman" w:cs="Times New Roman"/>
        </w:rPr>
        <w:t>:</w:t>
      </w:r>
    </w:p>
    <w:p w14:paraId="3A829D0C" w14:textId="77777777" w:rsidR="00D47E55" w:rsidRPr="002A0D67" w:rsidRDefault="00D47E55" w:rsidP="00D47E55">
      <w:pPr>
        <w:spacing w:line="480" w:lineRule="auto"/>
        <w:ind w:firstLine="720"/>
        <w:rPr>
          <w:rFonts w:ascii="Times New Roman" w:hAnsi="Times New Roman" w:cs="Times New Roman"/>
        </w:rPr>
      </w:pPr>
    </w:p>
    <w:p w14:paraId="3FCF9F64" w14:textId="26FD286F"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30"/>
          <w:lang w:val="en-GB" w:eastAsia="en-GB"/>
        </w:rPr>
        <w:lastRenderedPageBreak/>
        <w:drawing>
          <wp:inline distT="0" distB="0" distL="0" distR="0" wp14:anchorId="13CCAAA6" wp14:editId="2DBB5089">
            <wp:extent cx="1197610" cy="489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97610" cy="489585"/>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(20</w:t>
      </w:r>
      <w:r w:rsidRPr="002A0D67">
        <w:rPr>
          <w:rFonts w:ascii="Times New Roman" w:hAnsi="Times New Roman" w:cs="Times New Roman"/>
        </w:rPr>
        <w:t>)</w:t>
      </w:r>
    </w:p>
    <w:p w14:paraId="1B229B7E" w14:textId="77777777" w:rsidR="00D47E55" w:rsidRPr="002A0D67" w:rsidRDefault="00D47E55" w:rsidP="00D47E55">
      <w:pPr>
        <w:spacing w:line="480" w:lineRule="auto"/>
        <w:rPr>
          <w:rFonts w:ascii="Times New Roman" w:hAnsi="Times New Roman" w:cs="Times New Roman"/>
        </w:rPr>
      </w:pPr>
    </w:p>
    <w:p w14:paraId="19B3F449" w14:textId="77777777"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Next, specify the mean utility from living in location </w:t>
      </w:r>
      <w:r w:rsidRPr="002A0D67">
        <w:rPr>
          <w:rFonts w:ascii="Times New Roman" w:hAnsi="Times New Roman" w:cs="Times New Roman"/>
          <w:i/>
        </w:rPr>
        <w:t>k</w:t>
      </w:r>
      <w:r w:rsidRPr="002A0D67">
        <w:rPr>
          <w:rFonts w:ascii="Times New Roman" w:hAnsi="Times New Roman" w:cs="Times New Roman"/>
        </w:rPr>
        <w:t xml:space="preserve"> (</w:t>
      </w:r>
      <w:r w:rsidRPr="002A0D67">
        <w:rPr>
          <w:rFonts w:ascii="Times New Roman" w:hAnsi="Times New Roman" w:cs="Times New Roman"/>
          <w:noProof/>
          <w:position w:val="-16"/>
          <w:lang w:val="en-GB" w:eastAsia="en-GB"/>
        </w:rPr>
        <w:drawing>
          <wp:inline distT="0" distB="0" distL="0" distR="0" wp14:anchorId="060D7462" wp14:editId="4D369A8F">
            <wp:extent cx="180340" cy="2959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0340" cy="295910"/>
                    </a:xfrm>
                    <a:prstGeom prst="rect">
                      <a:avLst/>
                    </a:prstGeom>
                    <a:noFill/>
                    <a:ln>
                      <a:noFill/>
                    </a:ln>
                  </pic:spPr>
                </pic:pic>
              </a:graphicData>
            </a:graphic>
          </wp:inline>
        </w:drawing>
      </w:r>
      <w:r w:rsidRPr="002A0D67">
        <w:rPr>
          <w:rFonts w:ascii="Times New Roman" w:hAnsi="Times New Roman" w:cs="Times New Roman"/>
        </w:rPr>
        <w:t>) as a function of observable attributes of that location (</w:t>
      </w:r>
      <w:r w:rsidRPr="002A0D67">
        <w:rPr>
          <w:rFonts w:ascii="Times New Roman" w:hAnsi="Times New Roman" w:cs="Times New Roman"/>
          <w:noProof/>
          <w:position w:val="-16"/>
          <w:lang w:val="en-GB" w:eastAsia="en-GB"/>
        </w:rPr>
        <w:drawing>
          <wp:inline distT="0" distB="0" distL="0" distR="0" wp14:anchorId="42D43A50" wp14:editId="62CDEB26">
            <wp:extent cx="206375" cy="2959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6375" cy="295910"/>
                    </a:xfrm>
                    <a:prstGeom prst="rect">
                      <a:avLst/>
                    </a:prstGeom>
                    <a:noFill/>
                    <a:ln>
                      <a:noFill/>
                    </a:ln>
                  </pic:spPr>
                </pic:pic>
              </a:graphicData>
            </a:graphic>
          </wp:inline>
        </w:drawing>
      </w:r>
      <w:r w:rsidRPr="002A0D67">
        <w:rPr>
          <w:rFonts w:ascii="Times New Roman" w:hAnsi="Times New Roman" w:cs="Times New Roman"/>
        </w:rPr>
        <w:t>), attributes that are unobserved by the econometrician (</w:t>
      </w:r>
      <w:r w:rsidRPr="002A0D67">
        <w:rPr>
          <w:rFonts w:ascii="Times New Roman" w:hAnsi="Times New Roman" w:cs="Times New Roman"/>
          <w:noProof/>
          <w:position w:val="-16"/>
          <w:lang w:val="en-GB" w:eastAsia="en-GB"/>
        </w:rPr>
        <w:drawing>
          <wp:inline distT="0" distB="0" distL="0" distR="0" wp14:anchorId="10C2F3B7" wp14:editId="220C5DF8">
            <wp:extent cx="167640" cy="295910"/>
            <wp:effectExtent l="0" t="0" r="1016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7640" cy="295910"/>
                    </a:xfrm>
                    <a:prstGeom prst="rect">
                      <a:avLst/>
                    </a:prstGeom>
                    <a:noFill/>
                    <a:ln>
                      <a:noFill/>
                    </a:ln>
                  </pic:spPr>
                </pic:pic>
              </a:graphicData>
            </a:graphic>
          </wp:inline>
        </w:drawing>
      </w:r>
      <w:r w:rsidRPr="002A0D67">
        <w:rPr>
          <w:rFonts w:ascii="Times New Roman" w:hAnsi="Times New Roman" w:cs="Times New Roman"/>
        </w:rPr>
        <w:t>), and a vector of parameters (</w:t>
      </w:r>
      <w:r w:rsidRPr="002A0D67">
        <w:rPr>
          <w:rFonts w:ascii="Times New Roman" w:hAnsi="Times New Roman" w:cs="Times New Roman"/>
          <w:noProof/>
          <w:position w:val="-10"/>
          <w:lang w:val="en-GB" w:eastAsia="en-GB"/>
        </w:rPr>
        <w:drawing>
          <wp:inline distT="0" distB="0" distL="0" distR="0" wp14:anchorId="4F7DA632" wp14:editId="225DA15C">
            <wp:extent cx="141605" cy="206375"/>
            <wp:effectExtent l="0" t="0" r="1079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1605" cy="206375"/>
                    </a:xfrm>
                    <a:prstGeom prst="rect">
                      <a:avLst/>
                    </a:prstGeom>
                    <a:noFill/>
                    <a:ln>
                      <a:noFill/>
                    </a:ln>
                  </pic:spPr>
                </pic:pic>
              </a:graphicData>
            </a:graphic>
          </wp:inline>
        </w:drawing>
      </w:r>
      <w:r w:rsidRPr="002A0D67">
        <w:rPr>
          <w:rFonts w:ascii="Times New Roman" w:hAnsi="Times New Roman" w:cs="Times New Roman"/>
        </w:rPr>
        <w:t>):</w:t>
      </w:r>
    </w:p>
    <w:p w14:paraId="27AF613F" w14:textId="77777777" w:rsidR="00D47E55" w:rsidRPr="002A0D67" w:rsidRDefault="00D47E55" w:rsidP="00D47E55">
      <w:pPr>
        <w:spacing w:line="480" w:lineRule="auto"/>
        <w:rPr>
          <w:rFonts w:ascii="Times New Roman" w:hAnsi="Times New Roman" w:cs="Times New Roman"/>
        </w:rPr>
      </w:pPr>
    </w:p>
    <w:p w14:paraId="0E3287BB" w14:textId="395DB2D7"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16"/>
          <w:lang w:val="en-GB" w:eastAsia="en-GB"/>
        </w:rPr>
        <w:drawing>
          <wp:inline distT="0" distB="0" distL="0" distR="0" wp14:anchorId="7D040E0D" wp14:editId="1F9BFB71">
            <wp:extent cx="1068705" cy="295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68705" cy="29591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(21</w:t>
      </w:r>
      <w:r w:rsidRPr="002A0D67">
        <w:rPr>
          <w:rFonts w:ascii="Times New Roman" w:hAnsi="Times New Roman" w:cs="Times New Roman"/>
        </w:rPr>
        <w:t>)</w:t>
      </w:r>
    </w:p>
    <w:p w14:paraId="438DBC3E" w14:textId="77777777" w:rsidR="00D47E55" w:rsidRPr="002A0D67" w:rsidRDefault="00D47E55" w:rsidP="00D47E55">
      <w:pPr>
        <w:spacing w:line="480" w:lineRule="auto"/>
        <w:rPr>
          <w:rFonts w:ascii="Times New Roman" w:hAnsi="Times New Roman" w:cs="Times New Roman"/>
        </w:rPr>
      </w:pPr>
    </w:p>
    <w:p w14:paraId="2F7B6FEA" w14:textId="77777777"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The utility an individual </w:t>
      </w:r>
      <w:proofErr w:type="spellStart"/>
      <w:r w:rsidRPr="002A0D67">
        <w:rPr>
          <w:rFonts w:ascii="Times New Roman" w:hAnsi="Times New Roman" w:cs="Times New Roman"/>
          <w:i/>
        </w:rPr>
        <w:t>i</w:t>
      </w:r>
      <w:proofErr w:type="spellEnd"/>
      <w:r w:rsidRPr="002A0D67">
        <w:rPr>
          <w:rFonts w:ascii="Times New Roman" w:hAnsi="Times New Roman" w:cs="Times New Roman"/>
        </w:rPr>
        <w:t xml:space="preserve"> receives from living in location </w:t>
      </w:r>
      <w:r w:rsidRPr="002A0D67">
        <w:rPr>
          <w:rFonts w:ascii="Times New Roman" w:hAnsi="Times New Roman" w:cs="Times New Roman"/>
          <w:i/>
        </w:rPr>
        <w:t>k</w:t>
      </w:r>
      <w:r w:rsidRPr="002A0D67">
        <w:rPr>
          <w:rFonts w:ascii="Times New Roman" w:hAnsi="Times New Roman" w:cs="Times New Roman"/>
        </w:rPr>
        <w:t xml:space="preserve"> is given by:</w:t>
      </w:r>
    </w:p>
    <w:p w14:paraId="2D81323C" w14:textId="77777777" w:rsidR="00D47E55" w:rsidRPr="002A0D67" w:rsidRDefault="00D47E55" w:rsidP="00D47E55">
      <w:pPr>
        <w:spacing w:line="480" w:lineRule="auto"/>
        <w:rPr>
          <w:rFonts w:ascii="Times New Roman" w:hAnsi="Times New Roman" w:cs="Times New Roman"/>
        </w:rPr>
      </w:pPr>
    </w:p>
    <w:p w14:paraId="5070F38C" w14:textId="0E893D76"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16"/>
          <w:lang w:val="en-GB" w:eastAsia="en-GB"/>
        </w:rPr>
        <w:drawing>
          <wp:inline distT="0" distB="0" distL="0" distR="0" wp14:anchorId="3E09D520" wp14:editId="1A41F383">
            <wp:extent cx="888365" cy="2959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88365" cy="29591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(22</w:t>
      </w:r>
      <w:r w:rsidRPr="002A0D67">
        <w:rPr>
          <w:rFonts w:ascii="Times New Roman" w:hAnsi="Times New Roman" w:cs="Times New Roman"/>
        </w:rPr>
        <w:t>)</w:t>
      </w:r>
    </w:p>
    <w:p w14:paraId="183C3434" w14:textId="77777777" w:rsidR="00D47E55" w:rsidRPr="002A0D67" w:rsidRDefault="00D47E55" w:rsidP="00D47E55">
      <w:pPr>
        <w:spacing w:line="480" w:lineRule="auto"/>
        <w:rPr>
          <w:rFonts w:ascii="Times New Roman" w:hAnsi="Times New Roman" w:cs="Times New Roman"/>
        </w:rPr>
      </w:pPr>
    </w:p>
    <w:p w14:paraId="58AB6969" w14:textId="77777777" w:rsidR="00D47E55" w:rsidRPr="002A0D67" w:rsidRDefault="00D47E55" w:rsidP="00D47E55">
      <w:pPr>
        <w:spacing w:line="480" w:lineRule="auto"/>
        <w:rPr>
          <w:rFonts w:ascii="Times New Roman" w:hAnsi="Times New Roman" w:cs="Times New Roman"/>
        </w:rPr>
      </w:pPr>
      <w:proofErr w:type="gramStart"/>
      <w:r w:rsidRPr="002A0D67">
        <w:rPr>
          <w:rFonts w:ascii="Times New Roman" w:hAnsi="Times New Roman" w:cs="Times New Roman"/>
        </w:rPr>
        <w:t>where</w:t>
      </w:r>
      <w:proofErr w:type="gramEnd"/>
      <w:r w:rsidRPr="002A0D67">
        <w:rPr>
          <w:rFonts w:ascii="Times New Roman" w:hAnsi="Times New Roman" w:cs="Times New Roman"/>
        </w:rPr>
        <w:t xml:space="preserve"> </w:t>
      </w:r>
      <w:r w:rsidRPr="002A0D67">
        <w:rPr>
          <w:rFonts w:ascii="Times New Roman" w:hAnsi="Times New Roman" w:cs="Times New Roman"/>
          <w:noProof/>
          <w:position w:val="-16"/>
          <w:lang w:val="en-GB" w:eastAsia="en-GB"/>
        </w:rPr>
        <w:drawing>
          <wp:inline distT="0" distB="0" distL="0" distR="0" wp14:anchorId="6F27959F" wp14:editId="5CA3D4F8">
            <wp:extent cx="231775" cy="295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1775" cy="295910"/>
                    </a:xfrm>
                    <a:prstGeom prst="rect">
                      <a:avLst/>
                    </a:prstGeom>
                    <a:noFill/>
                    <a:ln>
                      <a:noFill/>
                    </a:ln>
                  </pic:spPr>
                </pic:pic>
              </a:graphicData>
            </a:graphic>
          </wp:inline>
        </w:drawing>
      </w:r>
      <w:r w:rsidRPr="002A0D67">
        <w:rPr>
          <w:rFonts w:ascii="Times New Roman" w:hAnsi="Times New Roman" w:cs="Times New Roman"/>
        </w:rPr>
        <w:t xml:space="preserve"> refers to the idiosyncratic utility specific to that individual and location.  The change in utility an individual </w:t>
      </w:r>
      <w:proofErr w:type="spellStart"/>
      <w:r w:rsidRPr="002A0D67">
        <w:rPr>
          <w:rFonts w:ascii="Times New Roman" w:hAnsi="Times New Roman" w:cs="Times New Roman"/>
          <w:i/>
        </w:rPr>
        <w:t>i</w:t>
      </w:r>
      <w:proofErr w:type="spellEnd"/>
      <w:r w:rsidRPr="002A0D67">
        <w:rPr>
          <w:rFonts w:ascii="Times New Roman" w:hAnsi="Times New Roman" w:cs="Times New Roman"/>
        </w:rPr>
        <w:t xml:space="preserve"> currently living in location </w:t>
      </w:r>
      <w:r w:rsidRPr="002A0D67">
        <w:rPr>
          <w:rFonts w:ascii="Times New Roman" w:hAnsi="Times New Roman" w:cs="Times New Roman"/>
          <w:i/>
        </w:rPr>
        <w:t>k</w:t>
      </w:r>
      <w:r w:rsidRPr="002A0D67">
        <w:rPr>
          <w:rFonts w:ascii="Times New Roman" w:hAnsi="Times New Roman" w:cs="Times New Roman"/>
        </w:rPr>
        <w:t xml:space="preserve"> receives from </w:t>
      </w:r>
      <w:r w:rsidRPr="002A0D67">
        <w:rPr>
          <w:rFonts w:ascii="Times New Roman" w:hAnsi="Times New Roman" w:cs="Times New Roman"/>
          <w:i/>
        </w:rPr>
        <w:t>moving to</w:t>
      </w:r>
      <w:r w:rsidRPr="002A0D67">
        <w:rPr>
          <w:rFonts w:ascii="Times New Roman" w:hAnsi="Times New Roman" w:cs="Times New Roman"/>
        </w:rPr>
        <w:t xml:space="preserve"> location </w:t>
      </w:r>
      <w:r w:rsidRPr="002A0D67">
        <w:rPr>
          <w:rFonts w:ascii="Times New Roman" w:hAnsi="Times New Roman" w:cs="Times New Roman"/>
          <w:i/>
        </w:rPr>
        <w:t>j</w:t>
      </w:r>
      <w:r w:rsidRPr="002A0D67">
        <w:rPr>
          <w:rFonts w:ascii="Times New Roman" w:hAnsi="Times New Roman" w:cs="Times New Roman"/>
        </w:rPr>
        <w:t xml:space="preserve"> is therefore given by:</w:t>
      </w:r>
    </w:p>
    <w:p w14:paraId="42F7B5AA" w14:textId="77777777" w:rsidR="00D47E55" w:rsidRPr="002A0D67" w:rsidRDefault="00D47E55" w:rsidP="00D47E55">
      <w:pPr>
        <w:spacing w:line="480" w:lineRule="auto"/>
        <w:rPr>
          <w:rFonts w:ascii="Times New Roman" w:hAnsi="Times New Roman" w:cs="Times New Roman"/>
        </w:rPr>
      </w:pPr>
    </w:p>
    <w:p w14:paraId="34011067" w14:textId="6D48CE49"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18"/>
          <w:lang w:val="en-GB" w:eastAsia="en-GB"/>
        </w:rPr>
        <w:drawing>
          <wp:inline distT="0" distB="0" distL="0" distR="0" wp14:anchorId="0C90E7BB" wp14:editId="5296F2CB">
            <wp:extent cx="2692400" cy="292100"/>
            <wp:effectExtent l="0" t="0" r="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92400" cy="29210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(23</w:t>
      </w:r>
      <w:r w:rsidRPr="002A0D67">
        <w:rPr>
          <w:rFonts w:ascii="Times New Roman" w:hAnsi="Times New Roman" w:cs="Times New Roman"/>
        </w:rPr>
        <w:t>)</w:t>
      </w:r>
    </w:p>
    <w:p w14:paraId="27DF0A7F" w14:textId="77777777" w:rsidR="00D47E55" w:rsidRPr="002A0D67" w:rsidRDefault="00D47E55" w:rsidP="00D47E55">
      <w:pPr>
        <w:spacing w:line="480" w:lineRule="auto"/>
        <w:rPr>
          <w:rFonts w:ascii="Times New Roman" w:hAnsi="Times New Roman" w:cs="Times New Roman"/>
        </w:rPr>
      </w:pPr>
    </w:p>
    <w:p w14:paraId="32A28420" w14:textId="7FDA7B59" w:rsidR="00D47E55" w:rsidRPr="002A0D67" w:rsidRDefault="00D47E55" w:rsidP="00D47E55">
      <w:pPr>
        <w:spacing w:line="480" w:lineRule="auto"/>
        <w:rPr>
          <w:rFonts w:ascii="Times New Roman" w:hAnsi="Times New Roman" w:cs="Times New Roman"/>
        </w:rPr>
      </w:pPr>
      <w:proofErr w:type="gramStart"/>
      <w:r w:rsidRPr="002A0D67">
        <w:rPr>
          <w:rFonts w:ascii="Times New Roman" w:hAnsi="Times New Roman" w:cs="Times New Roman"/>
        </w:rPr>
        <w:t>where</w:t>
      </w:r>
      <w:proofErr w:type="gramEnd"/>
      <w:r w:rsidRPr="002A0D67">
        <w:rPr>
          <w:rFonts w:ascii="Times New Roman" w:hAnsi="Times New Roman" w:cs="Times New Roman"/>
        </w:rPr>
        <w:t xml:space="preserve"> </w:t>
      </w:r>
      <w:r w:rsidRPr="002A0D67">
        <w:rPr>
          <w:rFonts w:ascii="Times New Roman" w:hAnsi="Times New Roman" w:cs="Times New Roman"/>
          <w:noProof/>
          <w:position w:val="-18"/>
          <w:lang w:val="en-GB" w:eastAsia="en-GB"/>
        </w:rPr>
        <w:drawing>
          <wp:inline distT="0" distB="0" distL="0" distR="0" wp14:anchorId="2E16AFA6" wp14:editId="7F00D4C2">
            <wp:extent cx="393700" cy="292100"/>
            <wp:effectExtent l="0" t="0" r="12700" b="12700"/>
            <wp:docPr id="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3700" cy="292100"/>
                    </a:xfrm>
                    <a:prstGeom prst="rect">
                      <a:avLst/>
                    </a:prstGeom>
                    <a:noFill/>
                    <a:ln>
                      <a:noFill/>
                    </a:ln>
                  </pic:spPr>
                </pic:pic>
              </a:graphicData>
            </a:graphic>
          </wp:inline>
        </w:drawing>
      </w:r>
      <w:r w:rsidRPr="002A0D67">
        <w:rPr>
          <w:rFonts w:ascii="Times New Roman" w:hAnsi="Times New Roman" w:cs="Times New Roman"/>
        </w:rPr>
        <w:t xml:space="preserve"> is a direct measure of moving costs.  If </w:t>
      </w:r>
      <w:r w:rsidRPr="002A0D67">
        <w:rPr>
          <w:rFonts w:ascii="Times New Roman" w:hAnsi="Times New Roman" w:cs="Times New Roman"/>
          <w:noProof/>
          <w:position w:val="-10"/>
          <w:lang w:val="en-GB" w:eastAsia="en-GB"/>
        </w:rPr>
        <w:drawing>
          <wp:inline distT="0" distB="0" distL="0" distR="0" wp14:anchorId="375D4E6B" wp14:editId="5982527C">
            <wp:extent cx="355600" cy="2032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5600" cy="203200"/>
                    </a:xfrm>
                    <a:prstGeom prst="rect">
                      <a:avLst/>
                    </a:prstGeom>
                    <a:noFill/>
                    <a:ln>
                      <a:noFill/>
                    </a:ln>
                  </pic:spPr>
                </pic:pic>
              </a:graphicData>
            </a:graphic>
          </wp:inline>
        </w:drawing>
      </w:r>
      <w:r w:rsidRPr="002A0D67">
        <w:rPr>
          <w:rFonts w:ascii="Times New Roman" w:hAnsi="Times New Roman" w:cs="Times New Roman"/>
        </w:rPr>
        <w:t xml:space="preserve">, </w:t>
      </w:r>
      <w:r w:rsidRPr="002A0D67">
        <w:rPr>
          <w:rFonts w:ascii="Times New Roman" w:hAnsi="Times New Roman" w:cs="Times New Roman"/>
          <w:noProof/>
          <w:position w:val="-18"/>
          <w:lang w:val="en-GB" w:eastAsia="en-GB"/>
        </w:rPr>
        <w:drawing>
          <wp:inline distT="0" distB="0" distL="0" distR="0" wp14:anchorId="119633EB" wp14:editId="7C5E720C">
            <wp:extent cx="647700" cy="292100"/>
            <wp:effectExtent l="0" t="0" r="1270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7700" cy="292100"/>
                    </a:xfrm>
                    <a:prstGeom prst="rect">
                      <a:avLst/>
                    </a:prstGeom>
                    <a:noFill/>
                    <a:ln>
                      <a:noFill/>
                    </a:ln>
                  </pic:spPr>
                </pic:pic>
              </a:graphicData>
            </a:graphic>
          </wp:inline>
        </w:drawing>
      </w:r>
      <w:r w:rsidRPr="002A0D67">
        <w:rPr>
          <w:rFonts w:ascii="Times New Roman" w:hAnsi="Times New Roman" w:cs="Times New Roman"/>
        </w:rPr>
        <w:t>, meaning that the change in utility from staying in one’s current location is zero.</w:t>
      </w:r>
    </w:p>
    <w:p w14:paraId="1FB39F3C" w14:textId="77777777" w:rsidR="00D47E55" w:rsidRPr="002A0D67" w:rsidRDefault="00D47E55" w:rsidP="00D47E55">
      <w:pPr>
        <w:spacing w:line="480" w:lineRule="auto"/>
        <w:ind w:firstLine="720"/>
        <w:rPr>
          <w:rFonts w:ascii="Times New Roman" w:hAnsi="Times New Roman" w:cs="Times New Roman"/>
        </w:rPr>
      </w:pPr>
      <w:r w:rsidRPr="002A0D67">
        <w:rPr>
          <w:rFonts w:ascii="Times New Roman" w:hAnsi="Times New Roman" w:cs="Times New Roman"/>
        </w:rPr>
        <w:lastRenderedPageBreak/>
        <w:t xml:space="preserve">If </w:t>
      </w:r>
      <w:r w:rsidRPr="002A0D67">
        <w:rPr>
          <w:rFonts w:ascii="Times New Roman" w:hAnsi="Times New Roman" w:cs="Times New Roman"/>
          <w:noProof/>
          <w:position w:val="-16"/>
          <w:lang w:val="en-GB" w:eastAsia="en-GB"/>
        </w:rPr>
        <w:drawing>
          <wp:inline distT="0" distB="0" distL="0" distR="0" wp14:anchorId="142E10A1" wp14:editId="46409E7F">
            <wp:extent cx="231775" cy="295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1775" cy="295910"/>
                    </a:xfrm>
                    <a:prstGeom prst="rect">
                      <a:avLst/>
                    </a:prstGeom>
                    <a:noFill/>
                    <a:ln>
                      <a:noFill/>
                    </a:ln>
                  </pic:spPr>
                </pic:pic>
              </a:graphicData>
            </a:graphic>
          </wp:inline>
        </w:drawing>
      </w:r>
      <w:r w:rsidRPr="002A0D67">
        <w:rPr>
          <w:rFonts w:ascii="Times New Roman" w:hAnsi="Times New Roman" w:cs="Times New Roman"/>
        </w:rPr>
        <w:t xml:space="preserve">is distributed </w:t>
      </w:r>
      <w:proofErr w:type="spellStart"/>
      <w:r w:rsidRPr="002A0D67">
        <w:rPr>
          <w:rFonts w:ascii="Times New Roman" w:hAnsi="Times New Roman" w:cs="Times New Roman"/>
        </w:rPr>
        <w:t>i.i.d</w:t>
      </w:r>
      <w:proofErr w:type="spellEnd"/>
      <w:r w:rsidRPr="002A0D67">
        <w:rPr>
          <w:rFonts w:ascii="Times New Roman" w:hAnsi="Times New Roman" w:cs="Times New Roman"/>
        </w:rPr>
        <w:t xml:space="preserve">. Type I extreme value, then the share of individuals in location </w:t>
      </w:r>
      <w:r w:rsidRPr="002A0D67">
        <w:rPr>
          <w:rFonts w:ascii="Times New Roman" w:hAnsi="Times New Roman" w:cs="Times New Roman"/>
          <w:i/>
        </w:rPr>
        <w:t>k</w:t>
      </w:r>
      <w:r w:rsidRPr="002A0D67">
        <w:rPr>
          <w:rFonts w:ascii="Times New Roman" w:hAnsi="Times New Roman" w:cs="Times New Roman"/>
        </w:rPr>
        <w:t xml:space="preserve"> who find it optimal to move to location </w:t>
      </w:r>
      <w:r w:rsidRPr="002A0D67">
        <w:rPr>
          <w:rFonts w:ascii="Times New Roman" w:hAnsi="Times New Roman" w:cs="Times New Roman"/>
          <w:i/>
        </w:rPr>
        <w:t>j</w:t>
      </w:r>
      <w:r w:rsidRPr="002A0D67">
        <w:rPr>
          <w:rFonts w:ascii="Times New Roman" w:hAnsi="Times New Roman" w:cs="Times New Roman"/>
        </w:rPr>
        <w:t xml:space="preserve"> is given by the familiar </w:t>
      </w:r>
      <w:proofErr w:type="spellStart"/>
      <w:r w:rsidRPr="002A0D67">
        <w:rPr>
          <w:rFonts w:ascii="Times New Roman" w:hAnsi="Times New Roman" w:cs="Times New Roman"/>
        </w:rPr>
        <w:t>logit</w:t>
      </w:r>
      <w:proofErr w:type="spellEnd"/>
      <w:r w:rsidRPr="002A0D67">
        <w:rPr>
          <w:rFonts w:ascii="Times New Roman" w:hAnsi="Times New Roman" w:cs="Times New Roman"/>
        </w:rPr>
        <w:t xml:space="preserve"> functional form:</w:t>
      </w:r>
    </w:p>
    <w:p w14:paraId="48F091F2" w14:textId="77777777" w:rsidR="00D47E55" w:rsidRPr="002A0D67" w:rsidRDefault="00D47E55" w:rsidP="00D47E55">
      <w:pPr>
        <w:spacing w:line="480" w:lineRule="auto"/>
        <w:rPr>
          <w:rFonts w:ascii="Times New Roman" w:hAnsi="Times New Roman" w:cs="Times New Roman"/>
        </w:rPr>
      </w:pPr>
    </w:p>
    <w:p w14:paraId="501BBFE3" w14:textId="77CE0337"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66"/>
          <w:lang w:val="en-GB" w:eastAsia="en-GB"/>
        </w:rPr>
        <w:drawing>
          <wp:inline distT="0" distB="0" distL="0" distR="0" wp14:anchorId="4A527811" wp14:editId="39FFB4D8">
            <wp:extent cx="1270000" cy="723900"/>
            <wp:effectExtent l="0" t="0" r="0" b="127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70000" cy="72390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(24</w:t>
      </w:r>
      <w:r w:rsidRPr="002A0D67">
        <w:rPr>
          <w:rFonts w:ascii="Times New Roman" w:hAnsi="Times New Roman" w:cs="Times New Roman"/>
        </w:rPr>
        <w:t>)</w:t>
      </w:r>
    </w:p>
    <w:p w14:paraId="539D5289" w14:textId="77777777" w:rsidR="00D47E55" w:rsidRPr="002A0D67" w:rsidRDefault="00D47E55" w:rsidP="00D47E55">
      <w:pPr>
        <w:spacing w:line="480" w:lineRule="auto"/>
        <w:rPr>
          <w:rFonts w:ascii="Times New Roman" w:hAnsi="Times New Roman" w:cs="Times New Roman"/>
        </w:rPr>
      </w:pPr>
    </w:p>
    <w:p w14:paraId="55744143" w14:textId="77777777"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Similarly, the share of individuals in location </w:t>
      </w:r>
      <w:r w:rsidRPr="002A0D67">
        <w:rPr>
          <w:rFonts w:ascii="Times New Roman" w:hAnsi="Times New Roman" w:cs="Times New Roman"/>
          <w:i/>
        </w:rPr>
        <w:t xml:space="preserve">k </w:t>
      </w:r>
      <w:r w:rsidRPr="002A0D67">
        <w:rPr>
          <w:rFonts w:ascii="Times New Roman" w:hAnsi="Times New Roman" w:cs="Times New Roman"/>
        </w:rPr>
        <w:t>who would find it optimal to remain in that location is given by:</w:t>
      </w:r>
    </w:p>
    <w:p w14:paraId="67F88BF7" w14:textId="77777777" w:rsidR="00D47E55" w:rsidRPr="002A0D67" w:rsidRDefault="00D47E55" w:rsidP="00D47E55">
      <w:pPr>
        <w:spacing w:line="480" w:lineRule="auto"/>
        <w:rPr>
          <w:rFonts w:ascii="Times New Roman" w:hAnsi="Times New Roman" w:cs="Times New Roman"/>
        </w:rPr>
      </w:pPr>
    </w:p>
    <w:p w14:paraId="451E80C3" w14:textId="27C615D1"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66"/>
          <w:lang w:val="en-GB" w:eastAsia="en-GB"/>
        </w:rPr>
        <w:drawing>
          <wp:inline distT="0" distB="0" distL="0" distR="0" wp14:anchorId="58D4F8C5" wp14:editId="7705EFA7">
            <wp:extent cx="1270000" cy="711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70000" cy="71120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w:t>
      </w:r>
      <w:r w:rsidRPr="002A0D67">
        <w:rPr>
          <w:rFonts w:ascii="Times New Roman" w:hAnsi="Times New Roman" w:cs="Times New Roman"/>
        </w:rPr>
        <w:t xml:space="preserve">         </w:t>
      </w:r>
      <w:r w:rsidR="00365AE2">
        <w:rPr>
          <w:rFonts w:ascii="Times New Roman" w:hAnsi="Times New Roman" w:cs="Times New Roman"/>
        </w:rPr>
        <w:t xml:space="preserve">                             (25</w:t>
      </w:r>
      <w:r w:rsidRPr="002A0D67">
        <w:rPr>
          <w:rFonts w:ascii="Times New Roman" w:hAnsi="Times New Roman" w:cs="Times New Roman"/>
        </w:rPr>
        <w:t>)</w:t>
      </w:r>
    </w:p>
    <w:p w14:paraId="3E3E803F" w14:textId="77777777" w:rsidR="00D47E55" w:rsidRPr="002A0D67" w:rsidRDefault="00D47E55" w:rsidP="00D47E55">
      <w:pPr>
        <w:pStyle w:val="BodyText1"/>
        <w:ind w:firstLine="0"/>
        <w:rPr>
          <w:i/>
        </w:rPr>
      </w:pPr>
    </w:p>
    <w:p w14:paraId="45686C63" w14:textId="4DDFBBF3" w:rsidR="00D47E55" w:rsidRPr="002A0D67" w:rsidRDefault="00D47E55" w:rsidP="00D47E55">
      <w:pPr>
        <w:pStyle w:val="BodyText1"/>
      </w:pPr>
      <w:r w:rsidRPr="002A0D67">
        <w:t xml:space="preserve">The model of migration becomes complicated when we recognize that many of the observed changes in the </w:t>
      </w:r>
      <w:r w:rsidR="00A7212A" w:rsidRPr="002A0D67">
        <w:t xml:space="preserve">aggregate </w:t>
      </w:r>
      <w:r w:rsidRPr="002A0D67">
        <w:t xml:space="preserve">distribution of population may actually reflect broader migration patterns into and out of the “system” being considered.  The problem of the “open system” is common across papers looking for evidence of residential mobility, and it exacerbates the problem of not knowing all individuals’ starting locations and ending destinations.  It arises whenever the researcher considers a subset of locations, allowing movements into and out of that subset.  </w:t>
      </w:r>
    </w:p>
    <w:p w14:paraId="30DE6572" w14:textId="27A2DACA" w:rsidR="00D47E55" w:rsidRPr="002A0D67" w:rsidRDefault="00A7212A" w:rsidP="00A7212A">
      <w:pPr>
        <w:pStyle w:val="BodyText1"/>
      </w:pPr>
      <w:r w:rsidRPr="002A0D67">
        <w:t xml:space="preserve">In </w:t>
      </w:r>
      <w:proofErr w:type="spellStart"/>
      <w:r w:rsidR="00365AE2">
        <w:t>Depro</w:t>
      </w:r>
      <w:proofErr w:type="spellEnd"/>
      <w:r w:rsidR="00365AE2">
        <w:t>, Timmins, and O’Neil (2014</w:t>
      </w:r>
      <w:r w:rsidRPr="002A0D67">
        <w:t>)</w:t>
      </w:r>
      <w:r w:rsidR="00D47E55" w:rsidRPr="002A0D67">
        <w:t>, we consider movements within L.A. County census tracts (</w:t>
      </w:r>
      <w:r w:rsidR="00D47E55" w:rsidRPr="002A0D67">
        <w:rPr>
          <w:i/>
        </w:rPr>
        <w:t>k</w:t>
      </w:r>
      <w:r w:rsidR="00D47E55" w:rsidRPr="002A0D67">
        <w:t xml:space="preserve"> = 1, 2</w:t>
      </w:r>
      <w:proofErr w:type="gramStart"/>
      <w:r w:rsidR="00D47E55" w:rsidRPr="002A0D67">
        <w:t>, …,</w:t>
      </w:r>
      <w:proofErr w:type="gramEnd"/>
      <w:r w:rsidR="00D47E55" w:rsidRPr="002A0D67">
        <w:t xml:space="preserve"> N) and a single “catch-all” location (</w:t>
      </w:r>
      <w:r w:rsidR="00D47E55" w:rsidRPr="002A0D67">
        <w:rPr>
          <w:i/>
        </w:rPr>
        <w:t>k</w:t>
      </w:r>
      <w:r w:rsidR="00D47E55" w:rsidRPr="002A0D67">
        <w:t xml:space="preserve"> = N+1) that </w:t>
      </w:r>
      <w:r w:rsidR="00D47E55" w:rsidRPr="002A0D67">
        <w:lastRenderedPageBreak/>
        <w:t>captures all other locations.  We discuss below why this simplification and, in particular, the number of individuals assumed to be in the catch-all location, is innocuous when it comes to identification and estimation.</w:t>
      </w:r>
      <w:r w:rsidRPr="002A0D67">
        <w:t xml:space="preserve">  Moreover, in that application w</w:t>
      </w:r>
      <w:r w:rsidR="00D47E55" w:rsidRPr="002A0D67">
        <w:t xml:space="preserve">e use data from the 2000 decennial census to define period </w:t>
      </w:r>
      <w:r w:rsidR="00D47E55" w:rsidRPr="002A0D67">
        <w:rPr>
          <w:i/>
        </w:rPr>
        <w:t>A</w:t>
      </w:r>
      <w:r w:rsidR="00D47E55" w:rsidRPr="002A0D67">
        <w:t xml:space="preserve">, and data from the 2005-2009 5-year American Community Survey sample to define period </w:t>
      </w:r>
      <w:r w:rsidR="00D47E55" w:rsidRPr="002A0D67">
        <w:rPr>
          <w:i/>
        </w:rPr>
        <w:t>B</w:t>
      </w:r>
      <w:r w:rsidR="00D47E55" w:rsidRPr="002A0D67">
        <w:t xml:space="preserve">.  Both data sets take 5% samples of the total population.  </w:t>
      </w:r>
      <w:r w:rsidRPr="002A0D67">
        <w:t>In the description of the estimation that follows, w</w:t>
      </w:r>
      <w:r w:rsidR="00D47E55" w:rsidRPr="002A0D67">
        <w:t>e will refer to the two periods as 2000 and 2007.</w:t>
      </w:r>
    </w:p>
    <w:p w14:paraId="4EC7447E" w14:textId="6E3DC296"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ab/>
        <w:t xml:space="preserve">Estimation </w:t>
      </w:r>
      <w:r w:rsidR="00A7212A" w:rsidRPr="002A0D67">
        <w:rPr>
          <w:rFonts w:ascii="Times New Roman" w:hAnsi="Times New Roman" w:cs="Times New Roman"/>
        </w:rPr>
        <w:t xml:space="preserve">of the aggregate data model </w:t>
      </w:r>
      <w:r w:rsidRPr="002A0D67">
        <w:rPr>
          <w:rFonts w:ascii="Times New Roman" w:hAnsi="Times New Roman" w:cs="Times New Roman"/>
        </w:rPr>
        <w:t xml:space="preserve">is carried out in two stages.  We begin by finding the vector of </w:t>
      </w:r>
      <w:r w:rsidRPr="002A0D67">
        <w:rPr>
          <w:rFonts w:ascii="Times New Roman" w:hAnsi="Times New Roman" w:cs="Times New Roman"/>
          <w:noProof/>
          <w:position w:val="-16"/>
          <w:lang w:val="en-GB" w:eastAsia="en-GB"/>
        </w:rPr>
        <w:drawing>
          <wp:inline distT="0" distB="0" distL="0" distR="0" wp14:anchorId="380D35D8" wp14:editId="6DD772C9">
            <wp:extent cx="450850" cy="29591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850" cy="295910"/>
                    </a:xfrm>
                    <a:prstGeom prst="rect">
                      <a:avLst/>
                    </a:prstGeom>
                    <a:noFill/>
                    <a:ln>
                      <a:noFill/>
                    </a:ln>
                  </pic:spPr>
                </pic:pic>
              </a:graphicData>
            </a:graphic>
          </wp:inline>
        </w:drawing>
      </w:r>
      <w:r w:rsidRPr="002A0D67">
        <w:rPr>
          <w:rFonts w:ascii="Times New Roman" w:hAnsi="Times New Roman" w:cs="Times New Roman"/>
        </w:rPr>
        <w:t xml:space="preserve"> and </w:t>
      </w:r>
      <w:r w:rsidRPr="002A0D67">
        <w:rPr>
          <w:rFonts w:ascii="Times New Roman" w:hAnsi="Times New Roman" w:cs="Times New Roman"/>
          <w:noProof/>
          <w:position w:val="-10"/>
          <w:lang w:val="en-GB" w:eastAsia="en-GB"/>
        </w:rPr>
        <w:drawing>
          <wp:inline distT="0" distB="0" distL="0" distR="0" wp14:anchorId="7D5B889E" wp14:editId="3B95227D">
            <wp:extent cx="141605" cy="167640"/>
            <wp:effectExtent l="0" t="0" r="10795"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1605" cy="167640"/>
                    </a:xfrm>
                    <a:prstGeom prst="rect">
                      <a:avLst/>
                    </a:prstGeom>
                    <a:noFill/>
                    <a:ln>
                      <a:noFill/>
                    </a:ln>
                  </pic:spPr>
                </pic:pic>
              </a:graphicData>
            </a:graphic>
          </wp:inline>
        </w:drawing>
      </w:r>
      <w:r w:rsidRPr="002A0D67">
        <w:rPr>
          <w:rFonts w:ascii="Times New Roman" w:hAnsi="Times New Roman" w:cs="Times New Roman"/>
        </w:rPr>
        <w:t xml:space="preserve"> that best fit the data.  Of course, without additional information, this system contains N+2 unknowns and only N+1 equations describing the mapping of populations from 2000 to 2007 in each location.  It is therefore still unidentified.  We do have access, however, to an additional piece of information that solves this problem.  In particular, we observe the share of households in each race subgroup in L.A. County that </w:t>
      </w:r>
      <w:r w:rsidRPr="002A0D67">
        <w:rPr>
          <w:rFonts w:ascii="Times New Roman" w:hAnsi="Times New Roman" w:cs="Times New Roman"/>
          <w:i/>
        </w:rPr>
        <w:t>do not move</w:t>
      </w:r>
      <w:r w:rsidRPr="002A0D67">
        <w:rPr>
          <w:rFonts w:ascii="Times New Roman" w:hAnsi="Times New Roman" w:cs="Times New Roman"/>
        </w:rPr>
        <w:t xml:space="preserve"> between 2000 and 2007.</w:t>
      </w:r>
      <w:r w:rsidRPr="002A0D67">
        <w:rPr>
          <w:rStyle w:val="FootnoteReference"/>
          <w:rFonts w:ascii="Times New Roman" w:hAnsi="Times New Roman" w:cs="Times New Roman"/>
        </w:rPr>
        <w:footnoteReference w:id="10"/>
      </w:r>
      <w:r w:rsidRPr="002A0D67">
        <w:rPr>
          <w:rFonts w:ascii="Times New Roman" w:hAnsi="Times New Roman" w:cs="Times New Roman"/>
        </w:rPr>
        <w:t xml:space="preserve">  These percentages, described in Table 4, provide us with an additional equation that must hold for each race group </w:t>
      </w:r>
      <w:r w:rsidRPr="002A0D67">
        <w:rPr>
          <w:rFonts w:ascii="Times New Roman" w:hAnsi="Times New Roman" w:cs="Times New Roman"/>
          <w:i/>
        </w:rPr>
        <w:t>R</w:t>
      </w:r>
      <w:r w:rsidRPr="002A0D67">
        <w:rPr>
          <w:rFonts w:ascii="Times New Roman" w:hAnsi="Times New Roman" w:cs="Times New Roman"/>
        </w:rPr>
        <w:t>:</w:t>
      </w:r>
    </w:p>
    <w:p w14:paraId="4D9B86D7" w14:textId="77777777" w:rsidR="00D47E55" w:rsidRPr="002A0D67" w:rsidRDefault="00D47E55" w:rsidP="00D47E55">
      <w:pPr>
        <w:spacing w:line="480" w:lineRule="auto"/>
        <w:rPr>
          <w:rFonts w:ascii="Times New Roman" w:hAnsi="Times New Roman" w:cs="Times New Roman"/>
        </w:rPr>
      </w:pPr>
    </w:p>
    <w:p w14:paraId="6290C39D" w14:textId="1E56019E"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66"/>
          <w:lang w:val="en-GB" w:eastAsia="en-GB"/>
        </w:rPr>
        <w:drawing>
          <wp:inline distT="0" distB="0" distL="0" distR="0" wp14:anchorId="6358F072" wp14:editId="660D39DA">
            <wp:extent cx="1751330" cy="927100"/>
            <wp:effectExtent l="0" t="0" r="127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51330" cy="927100"/>
                    </a:xfrm>
                    <a:prstGeom prst="rect">
                      <a:avLst/>
                    </a:prstGeom>
                    <a:noFill/>
                    <a:ln>
                      <a:noFill/>
                    </a:ln>
                  </pic:spPr>
                </pic:pic>
              </a:graphicData>
            </a:graphic>
          </wp:inline>
        </w:drawing>
      </w:r>
      <w:r w:rsidRPr="002A0D67">
        <w:rPr>
          <w:rFonts w:ascii="Times New Roman" w:hAnsi="Times New Roman" w:cs="Times New Roman"/>
        </w:rPr>
        <w:t xml:space="preserve">                                  </w:t>
      </w:r>
      <w:r w:rsidR="00365AE2">
        <w:rPr>
          <w:rFonts w:ascii="Times New Roman" w:hAnsi="Times New Roman" w:cs="Times New Roman"/>
        </w:rPr>
        <w:t xml:space="preserve">     (26</w:t>
      </w:r>
      <w:r w:rsidRPr="002A0D67">
        <w:rPr>
          <w:rFonts w:ascii="Times New Roman" w:hAnsi="Times New Roman" w:cs="Times New Roman"/>
        </w:rPr>
        <w:t xml:space="preserve">) </w:t>
      </w:r>
    </w:p>
    <w:p w14:paraId="66AD523F" w14:textId="77777777" w:rsidR="00D47E55" w:rsidRPr="002A0D67" w:rsidRDefault="00D47E55" w:rsidP="00D47E55">
      <w:pPr>
        <w:spacing w:line="480" w:lineRule="auto"/>
        <w:rPr>
          <w:rFonts w:ascii="Times New Roman" w:hAnsi="Times New Roman" w:cs="Times New Roman"/>
        </w:rPr>
      </w:pPr>
    </w:p>
    <w:p w14:paraId="22393087" w14:textId="3D364D9C"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Practically, solving for </w:t>
      </w:r>
      <w:r w:rsidRPr="002A0D67">
        <w:rPr>
          <w:rFonts w:ascii="Times New Roman" w:hAnsi="Times New Roman" w:cs="Times New Roman"/>
          <w:noProof/>
          <w:position w:val="-16"/>
          <w:lang w:val="en-GB" w:eastAsia="en-GB"/>
        </w:rPr>
        <w:drawing>
          <wp:inline distT="0" distB="0" distL="0" distR="0" wp14:anchorId="24714460" wp14:editId="2858EB19">
            <wp:extent cx="450850" cy="295910"/>
            <wp:effectExtent l="0" t="0" r="635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850" cy="295910"/>
                    </a:xfrm>
                    <a:prstGeom prst="rect">
                      <a:avLst/>
                    </a:prstGeom>
                    <a:noFill/>
                    <a:ln>
                      <a:noFill/>
                    </a:ln>
                  </pic:spPr>
                </pic:pic>
              </a:graphicData>
            </a:graphic>
          </wp:inline>
        </w:drawing>
      </w:r>
      <w:r w:rsidRPr="002A0D67">
        <w:rPr>
          <w:rFonts w:ascii="Times New Roman" w:hAnsi="Times New Roman" w:cs="Times New Roman"/>
        </w:rPr>
        <w:t xml:space="preserve"> and </w:t>
      </w:r>
      <m:oMath>
        <m:r>
          <w:rPr>
            <w:rFonts w:ascii="Cambria Math" w:hAnsi="Cambria Math" w:cs="Times New Roman"/>
          </w:rPr>
          <m:t>μ</m:t>
        </m:r>
      </m:oMath>
      <w:r w:rsidRPr="002A0D67">
        <w:rPr>
          <w:rFonts w:ascii="Times New Roman" w:hAnsi="Times New Roman" w:cs="Times New Roman"/>
        </w:rPr>
        <w:t xml:space="preserve"> is made simple by noting that, if we </w:t>
      </w:r>
      <w:r w:rsidR="00365AE2">
        <w:rPr>
          <w:rFonts w:ascii="Times New Roman" w:hAnsi="Times New Roman" w:cs="Times New Roman"/>
        </w:rPr>
        <w:t>divide both sides of equation (20</w:t>
      </w:r>
      <w:r w:rsidRPr="002A0D67">
        <w:rPr>
          <w:rFonts w:ascii="Times New Roman" w:hAnsi="Times New Roman" w:cs="Times New Roman"/>
        </w:rPr>
        <w:t xml:space="preserve">) by </w:t>
      </w:r>
      <w:r w:rsidRPr="002A0D67">
        <w:rPr>
          <w:rFonts w:ascii="Times New Roman" w:hAnsi="Times New Roman" w:cs="Times New Roman"/>
          <w:noProof/>
          <w:position w:val="-30"/>
          <w:lang w:val="en-GB" w:eastAsia="en-GB"/>
        </w:rPr>
        <w:drawing>
          <wp:inline distT="0" distB="0" distL="0" distR="0" wp14:anchorId="763FD7D9" wp14:editId="0A48A1C3">
            <wp:extent cx="2228215" cy="4895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8215" cy="489585"/>
                    </a:xfrm>
                    <a:prstGeom prst="rect">
                      <a:avLst/>
                    </a:prstGeom>
                    <a:noFill/>
                    <a:ln>
                      <a:noFill/>
                    </a:ln>
                  </pic:spPr>
                </pic:pic>
              </a:graphicData>
            </a:graphic>
          </wp:inline>
        </w:drawing>
      </w:r>
      <w:r w:rsidRPr="002A0D67">
        <w:rPr>
          <w:rFonts w:ascii="Times New Roman" w:hAnsi="Times New Roman" w:cs="Times New Roman"/>
        </w:rPr>
        <w:t>, we get:</w:t>
      </w:r>
    </w:p>
    <w:p w14:paraId="07076544" w14:textId="77777777" w:rsidR="00D47E55" w:rsidRPr="002A0D67" w:rsidRDefault="00D47E55" w:rsidP="00D47E55">
      <w:pPr>
        <w:spacing w:line="480" w:lineRule="auto"/>
        <w:rPr>
          <w:rFonts w:ascii="Times New Roman" w:hAnsi="Times New Roman" w:cs="Times New Roman"/>
        </w:rPr>
      </w:pPr>
    </w:p>
    <w:p w14:paraId="41C49A59" w14:textId="2B40C160" w:rsidR="00D47E55" w:rsidRPr="002A0D67" w:rsidRDefault="00D47E55" w:rsidP="00D47E55">
      <w:pPr>
        <w:tabs>
          <w:tab w:val="left" w:pos="6611"/>
        </w:tabs>
        <w:spacing w:line="480" w:lineRule="auto"/>
        <w:jc w:val="right"/>
        <w:rPr>
          <w:rFonts w:ascii="Times New Roman" w:hAnsi="Times New Roman" w:cs="Times New Roman"/>
        </w:rPr>
      </w:pPr>
      <w:r w:rsidRPr="002A0D67">
        <w:rPr>
          <w:rFonts w:ascii="Times New Roman" w:hAnsi="Times New Roman" w:cs="Times New Roman"/>
          <w:noProof/>
          <w:position w:val="-68"/>
          <w:lang w:val="en-GB" w:eastAsia="en-GB"/>
        </w:rPr>
        <w:drawing>
          <wp:inline distT="0" distB="0" distL="0" distR="0" wp14:anchorId="7D587A2D" wp14:editId="1BBAEA59">
            <wp:extent cx="2070100" cy="952500"/>
            <wp:effectExtent l="0" t="0" r="1270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70100" cy="952500"/>
                    </a:xfrm>
                    <a:prstGeom prst="rect">
                      <a:avLst/>
                    </a:prstGeom>
                    <a:noFill/>
                    <a:ln>
                      <a:noFill/>
                    </a:ln>
                  </pic:spPr>
                </pic:pic>
              </a:graphicData>
            </a:graphic>
          </wp:inline>
        </w:drawing>
      </w:r>
      <w:r w:rsidRPr="002A0D67">
        <w:rPr>
          <w:rFonts w:ascii="Times New Roman" w:hAnsi="Times New Roman" w:cs="Times New Roman"/>
          <w:position w:val="-68"/>
        </w:rPr>
        <w:t xml:space="preserve"> </w:t>
      </w:r>
      <w:r w:rsidRPr="002A0D67">
        <w:rPr>
          <w:rFonts w:ascii="Times New Roman" w:hAnsi="Times New Roman" w:cs="Times New Roman"/>
        </w:rPr>
        <w:t xml:space="preserve">                </w:t>
      </w:r>
      <w:r w:rsidR="00365AE2">
        <w:rPr>
          <w:rFonts w:ascii="Times New Roman" w:hAnsi="Times New Roman" w:cs="Times New Roman"/>
        </w:rPr>
        <w:t xml:space="preserve">                       (27</w:t>
      </w:r>
      <w:r w:rsidRPr="002A0D67">
        <w:rPr>
          <w:rFonts w:ascii="Times New Roman" w:hAnsi="Times New Roman" w:cs="Times New Roman"/>
        </w:rPr>
        <w:t>)</w:t>
      </w:r>
    </w:p>
    <w:p w14:paraId="2E622E76" w14:textId="77777777" w:rsidR="00D47E55" w:rsidRPr="002A0D67" w:rsidRDefault="00D47E55" w:rsidP="00D47E55">
      <w:pPr>
        <w:spacing w:line="480" w:lineRule="auto"/>
        <w:rPr>
          <w:rFonts w:ascii="Times New Roman" w:hAnsi="Times New Roman" w:cs="Times New Roman"/>
        </w:rPr>
      </w:pPr>
    </w:p>
    <w:p w14:paraId="079D2E73" w14:textId="756371C7" w:rsidR="00D47E55" w:rsidRPr="002A0D67" w:rsidRDefault="00D47E55" w:rsidP="00D47E55">
      <w:pPr>
        <w:spacing w:line="480" w:lineRule="auto"/>
        <w:rPr>
          <w:rFonts w:ascii="Times New Roman" w:hAnsi="Times New Roman" w:cs="Times New Roman"/>
        </w:rPr>
      </w:pPr>
      <w:proofErr w:type="gramStart"/>
      <w:r w:rsidRPr="002A0D67">
        <w:rPr>
          <w:rFonts w:ascii="Times New Roman" w:hAnsi="Times New Roman" w:cs="Times New Roman"/>
        </w:rPr>
        <w:t xml:space="preserve">where </w:t>
      </w:r>
      <w:proofErr w:type="gramEnd"/>
      <w:r w:rsidRPr="002A0D67">
        <w:rPr>
          <w:rFonts w:ascii="Times New Roman" w:hAnsi="Times New Roman" w:cs="Times New Roman"/>
          <w:noProof/>
          <w:position w:val="-18"/>
          <w:lang w:val="en-GB" w:eastAsia="en-GB"/>
        </w:rPr>
        <w:drawing>
          <wp:inline distT="0" distB="0" distL="0" distR="0" wp14:anchorId="1F72681E" wp14:editId="03111C2C">
            <wp:extent cx="708025" cy="3479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8025" cy="347980"/>
                    </a:xfrm>
                    <a:prstGeom prst="rect">
                      <a:avLst/>
                    </a:prstGeom>
                    <a:noFill/>
                    <a:ln>
                      <a:noFill/>
                    </a:ln>
                  </pic:spPr>
                </pic:pic>
              </a:graphicData>
            </a:graphic>
          </wp:inline>
        </w:drawing>
      </w:r>
      <w:r w:rsidRPr="002A0D67">
        <w:rPr>
          <w:rFonts w:ascii="Times New Roman" w:hAnsi="Times New Roman" w:cs="Times New Roman"/>
        </w:rPr>
        <w:t>.</w:t>
      </w:r>
      <w:r w:rsidRPr="002A0D67">
        <w:rPr>
          <w:rStyle w:val="FootnoteReference"/>
          <w:rFonts w:ascii="Times New Roman" w:hAnsi="Times New Roman" w:cs="Times New Roman"/>
        </w:rPr>
        <w:footnoteReference w:id="11"/>
      </w:r>
      <w:r w:rsidRPr="002A0D67">
        <w:rPr>
          <w:rFonts w:ascii="Times New Roman" w:hAnsi="Times New Roman" w:cs="Times New Roman"/>
        </w:rPr>
        <w:t xml:space="preserve">  Conveniently, given a guess at </w:t>
      </w:r>
      <w:r w:rsidRPr="002A0D67">
        <w:rPr>
          <w:rFonts w:ascii="Times New Roman" w:hAnsi="Times New Roman" w:cs="Times New Roman"/>
          <w:noProof/>
          <w:position w:val="-10"/>
          <w:lang w:val="en-GB" w:eastAsia="en-GB"/>
        </w:rPr>
        <w:drawing>
          <wp:inline distT="0" distB="0" distL="0" distR="0" wp14:anchorId="42726C39" wp14:editId="3AAE8EF1">
            <wp:extent cx="141605" cy="167640"/>
            <wp:effectExtent l="0" t="0" r="1079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1605" cy="167640"/>
                    </a:xfrm>
                    <a:prstGeom prst="rect">
                      <a:avLst/>
                    </a:prstGeom>
                    <a:noFill/>
                    <a:ln>
                      <a:noFill/>
                    </a:ln>
                  </pic:spPr>
                </pic:pic>
              </a:graphicData>
            </a:graphic>
          </wp:inline>
        </w:drawing>
      </w:r>
      <w:r w:rsidR="0013024C">
        <w:rPr>
          <w:rFonts w:ascii="Times New Roman" w:hAnsi="Times New Roman" w:cs="Times New Roman"/>
        </w:rPr>
        <w:t>, equation (27</w:t>
      </w:r>
      <w:r w:rsidRPr="002A0D67">
        <w:rPr>
          <w:rFonts w:ascii="Times New Roman" w:hAnsi="Times New Roman" w:cs="Times New Roman"/>
        </w:rPr>
        <w:t xml:space="preserve">) represents a contraction mapping in </w:t>
      </w:r>
      <w:r w:rsidRPr="002A0D67">
        <w:rPr>
          <w:rFonts w:ascii="Times New Roman" w:hAnsi="Times New Roman" w:cs="Times New Roman"/>
          <w:noProof/>
          <w:position w:val="-16"/>
          <w:lang w:val="en-GB" w:eastAsia="en-GB"/>
        </w:rPr>
        <w:drawing>
          <wp:inline distT="0" distB="0" distL="0" distR="0" wp14:anchorId="55AE81ED" wp14:editId="22BB3ACA">
            <wp:extent cx="450850" cy="295910"/>
            <wp:effectExtent l="0" t="0" r="635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850" cy="295910"/>
                    </a:xfrm>
                    <a:prstGeom prst="rect">
                      <a:avLst/>
                    </a:prstGeom>
                    <a:noFill/>
                    <a:ln>
                      <a:noFill/>
                    </a:ln>
                  </pic:spPr>
                </pic:pic>
              </a:graphicData>
            </a:graphic>
          </wp:inline>
        </w:drawing>
      </w:r>
      <w:r w:rsidRPr="002A0D67">
        <w:rPr>
          <w:rFonts w:ascii="Times New Roman" w:hAnsi="Times New Roman" w:cs="Times New Roman"/>
        </w:rPr>
        <w:t>.  We can solve for those values by first taking a guess</w:t>
      </w:r>
      <w:r w:rsidR="00365AE2">
        <w:rPr>
          <w:rFonts w:ascii="Times New Roman" w:hAnsi="Times New Roman" w:cs="Times New Roman"/>
        </w:rPr>
        <w:t xml:space="preserve"> </w:t>
      </w:r>
      <w:r w:rsidR="00365AE2" w:rsidRPr="00365AE2">
        <w:rPr>
          <w:rFonts w:ascii="Times New Roman" w:hAnsi="Times New Roman" w:cs="Times New Roman"/>
          <w:position w:val="-10"/>
        </w:rPr>
        <w:object w:dxaOrig="480" w:dyaOrig="380" w14:anchorId="6EC61843">
          <v:shape id="_x0000_i1129" type="#_x0000_t75" style="width:23.6pt;height:19pt" o:ole="">
            <v:imagedata r:id="rId132" o:title=""/>
          </v:shape>
          <o:OLEObject Type="Embed" ProgID="Equation.DSMT4" ShapeID="_x0000_i1129" DrawAspect="Content" ObjectID="_1452608785" r:id="rId133"/>
        </w:object>
      </w:r>
      <w:r w:rsidR="00365AE2">
        <w:rPr>
          <w:rFonts w:ascii="Times New Roman" w:hAnsi="Times New Roman" w:cs="Times New Roman"/>
        </w:rPr>
        <w:t xml:space="preserve"> </w:t>
      </w:r>
      <w:r w:rsidRPr="002A0D67">
        <w:rPr>
          <w:rFonts w:ascii="Times New Roman" w:hAnsi="Times New Roman" w:cs="Times New Roman"/>
        </w:rPr>
        <w:t>subject to a suitable normalization.</w:t>
      </w:r>
      <w:r w:rsidRPr="002A0D67">
        <w:rPr>
          <w:rStyle w:val="FootnoteReference"/>
          <w:rFonts w:ascii="Times New Roman" w:hAnsi="Times New Roman" w:cs="Times New Roman"/>
        </w:rPr>
        <w:footnoteReference w:id="12"/>
      </w:r>
      <w:r w:rsidRPr="002A0D67">
        <w:rPr>
          <w:rFonts w:ascii="Times New Roman" w:hAnsi="Times New Roman" w:cs="Times New Roman"/>
        </w:rPr>
        <w:t xml:space="preserve">  We then use that guess in conjunction with the observed population shares in 2000 (</w:t>
      </w:r>
      <w:r w:rsidRPr="002A0D67">
        <w:rPr>
          <w:rFonts w:ascii="Times New Roman" w:hAnsi="Times New Roman" w:cs="Times New Roman"/>
          <w:noProof/>
          <w:position w:val="-6"/>
          <w:lang w:val="en-GB" w:eastAsia="en-GB"/>
        </w:rPr>
        <w:drawing>
          <wp:inline distT="0" distB="0" distL="0" distR="0" wp14:anchorId="171841E3" wp14:editId="18A44DE6">
            <wp:extent cx="338455" cy="236855"/>
            <wp:effectExtent l="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8455" cy="236855"/>
                    </a:xfrm>
                    <a:prstGeom prst="rect">
                      <a:avLst/>
                    </a:prstGeom>
                    <a:noFill/>
                    <a:ln>
                      <a:noFill/>
                    </a:ln>
                  </pic:spPr>
                </pic:pic>
              </a:graphicData>
            </a:graphic>
          </wp:inline>
        </w:drawing>
      </w:r>
      <w:r w:rsidRPr="002A0D67">
        <w:rPr>
          <w:rFonts w:ascii="Times New Roman" w:hAnsi="Times New Roman" w:cs="Times New Roman"/>
        </w:rPr>
        <w:t>) to calculate predicted population shares in 2007 (</w:t>
      </w:r>
      <w:r w:rsidRPr="002A0D67">
        <w:rPr>
          <w:rFonts w:ascii="Times New Roman" w:hAnsi="Times New Roman" w:cs="Times New Roman"/>
          <w:noProof/>
          <w:position w:val="-18"/>
          <w:lang w:val="en-GB" w:eastAsia="en-GB"/>
        </w:rPr>
        <w:drawing>
          <wp:inline distT="0" distB="0" distL="0" distR="0" wp14:anchorId="724D3F60" wp14:editId="18854960">
            <wp:extent cx="406400" cy="318135"/>
            <wp:effectExtent l="0" t="0" r="0" b="12065"/>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6400" cy="318135"/>
                    </a:xfrm>
                    <a:prstGeom prst="rect">
                      <a:avLst/>
                    </a:prstGeom>
                    <a:noFill/>
                    <a:ln>
                      <a:noFill/>
                    </a:ln>
                  </pic:spPr>
                </pic:pic>
              </a:graphicData>
            </a:graphic>
          </wp:inline>
        </w:drawing>
      </w:r>
      <w:r w:rsidRPr="002A0D67">
        <w:rPr>
          <w:rFonts w:ascii="Times New Roman" w:hAnsi="Times New Roman" w:cs="Times New Roman"/>
        </w:rPr>
        <w:t xml:space="preserve">) </w:t>
      </w:r>
      <w:r w:rsidRPr="002A0D67">
        <w:rPr>
          <w:rFonts w:ascii="Times New Roman" w:hAnsi="Times New Roman" w:cs="Times New Roman"/>
          <w:noProof/>
          <w:position w:val="-16"/>
          <w:lang w:val="en-GB" w:eastAsia="en-GB"/>
        </w:rPr>
        <w:drawing>
          <wp:inline distT="0" distB="0" distL="0" distR="0" wp14:anchorId="4C5CB952" wp14:editId="1C3E69A4">
            <wp:extent cx="257175" cy="250825"/>
            <wp:effectExtent l="0" t="0" r="0" b="3175"/>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175" cy="250825"/>
                    </a:xfrm>
                    <a:prstGeom prst="rect">
                      <a:avLst/>
                    </a:prstGeom>
                    <a:noFill/>
                    <a:ln>
                      <a:noFill/>
                    </a:ln>
                  </pic:spPr>
                </pic:pic>
              </a:graphicData>
            </a:graphic>
          </wp:inline>
        </w:drawing>
      </w:r>
      <w:r w:rsidRPr="002A0D67">
        <w:rPr>
          <w:rFonts w:ascii="Times New Roman" w:hAnsi="Times New Roman" w:cs="Times New Roman"/>
        </w:rPr>
        <w:t xml:space="preserve">.  We then update the </w:t>
      </w:r>
      <w:r w:rsidRPr="002A0D67">
        <w:rPr>
          <w:rFonts w:ascii="Times New Roman" w:hAnsi="Times New Roman" w:cs="Times New Roman"/>
          <w:noProof/>
          <w:position w:val="-6"/>
          <w:lang w:val="en-GB" w:eastAsia="en-GB"/>
        </w:rPr>
        <w:drawing>
          <wp:inline distT="0" distB="0" distL="0" distR="0" wp14:anchorId="21676CCE" wp14:editId="17C5E578">
            <wp:extent cx="155575" cy="216535"/>
            <wp:effectExtent l="0" t="0" r="0" b="12065"/>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5575" cy="216535"/>
                    </a:xfrm>
                    <a:prstGeom prst="rect">
                      <a:avLst/>
                    </a:prstGeom>
                    <a:noFill/>
                    <a:ln>
                      <a:noFill/>
                    </a:ln>
                  </pic:spPr>
                </pic:pic>
              </a:graphicData>
            </a:graphic>
          </wp:inline>
        </w:drawing>
      </w:r>
      <w:r w:rsidRPr="002A0D67">
        <w:rPr>
          <w:rFonts w:ascii="Times New Roman" w:hAnsi="Times New Roman" w:cs="Times New Roman"/>
        </w:rPr>
        <w:t xml:space="preserve"> guess according to the following rule (Berry 1994):</w:t>
      </w:r>
    </w:p>
    <w:p w14:paraId="340BB37E" w14:textId="77777777" w:rsidR="00D47E55" w:rsidRPr="002A0D67" w:rsidRDefault="00D47E55" w:rsidP="00D47E55">
      <w:pPr>
        <w:spacing w:line="480" w:lineRule="auto"/>
        <w:rPr>
          <w:rFonts w:ascii="Times New Roman" w:hAnsi="Times New Roman" w:cs="Times New Roman"/>
        </w:rPr>
      </w:pPr>
    </w:p>
    <w:p w14:paraId="3FF1A7B7" w14:textId="356FAA18"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18"/>
          <w:lang w:val="en-GB" w:eastAsia="en-GB"/>
        </w:rPr>
        <w:lastRenderedPageBreak/>
        <w:drawing>
          <wp:inline distT="0" distB="0" distL="0" distR="0" wp14:anchorId="1E00DCC6" wp14:editId="222269E7">
            <wp:extent cx="1821815" cy="318135"/>
            <wp:effectExtent l="0" t="0" r="6985" b="1206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1815" cy="318135"/>
                    </a:xfrm>
                    <a:prstGeom prst="rect">
                      <a:avLst/>
                    </a:prstGeom>
                    <a:noFill/>
                    <a:ln>
                      <a:noFill/>
                    </a:ln>
                  </pic:spPr>
                </pic:pic>
              </a:graphicData>
            </a:graphic>
          </wp:inline>
        </w:drawing>
      </w:r>
      <w:r w:rsidRPr="002A0D67">
        <w:rPr>
          <w:rFonts w:ascii="Times New Roman" w:hAnsi="Times New Roman" w:cs="Times New Roman"/>
        </w:rPr>
        <w:t xml:space="preserve">                      </w:t>
      </w:r>
      <w:r w:rsidR="0013024C">
        <w:rPr>
          <w:rFonts w:ascii="Times New Roman" w:hAnsi="Times New Roman" w:cs="Times New Roman"/>
        </w:rPr>
        <w:t xml:space="preserve">                             (28</w:t>
      </w:r>
      <w:r w:rsidRPr="002A0D67">
        <w:rPr>
          <w:rFonts w:ascii="Times New Roman" w:hAnsi="Times New Roman" w:cs="Times New Roman"/>
        </w:rPr>
        <w:t>)</w:t>
      </w:r>
    </w:p>
    <w:p w14:paraId="34BBE123" w14:textId="77777777" w:rsidR="00D47E55" w:rsidRPr="002A0D67" w:rsidRDefault="00D47E55" w:rsidP="00D47E55">
      <w:pPr>
        <w:spacing w:line="480" w:lineRule="auto"/>
        <w:rPr>
          <w:rFonts w:ascii="Times New Roman" w:hAnsi="Times New Roman" w:cs="Times New Roman"/>
        </w:rPr>
      </w:pPr>
    </w:p>
    <w:p w14:paraId="26B8C466" w14:textId="77777777"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The vector </w:t>
      </w:r>
      <w:r w:rsidRPr="002A0D67">
        <w:rPr>
          <w:rFonts w:ascii="Times New Roman" w:hAnsi="Times New Roman" w:cs="Times New Roman"/>
          <w:noProof/>
          <w:position w:val="-6"/>
          <w:lang w:val="en-GB" w:eastAsia="en-GB"/>
        </w:rPr>
        <w:drawing>
          <wp:inline distT="0" distB="0" distL="0" distR="0" wp14:anchorId="1D4591D2" wp14:editId="10F7E308">
            <wp:extent cx="182880" cy="236855"/>
            <wp:effectExtent l="0" t="0" r="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 cy="236855"/>
                    </a:xfrm>
                    <a:prstGeom prst="rect">
                      <a:avLst/>
                    </a:prstGeom>
                    <a:noFill/>
                    <a:ln>
                      <a:noFill/>
                    </a:ln>
                  </pic:spPr>
                </pic:pic>
              </a:graphicData>
            </a:graphic>
          </wp:inline>
        </w:drawing>
      </w:r>
      <w:r w:rsidRPr="002A0D67">
        <w:rPr>
          <w:rFonts w:ascii="Times New Roman" w:hAnsi="Times New Roman" w:cs="Times New Roman"/>
        </w:rPr>
        <w:t xml:space="preserve"> is used to generate predictions of </w:t>
      </w:r>
      <w:r w:rsidRPr="002A0D67">
        <w:rPr>
          <w:rFonts w:ascii="Times New Roman" w:hAnsi="Times New Roman" w:cs="Times New Roman"/>
          <w:noProof/>
          <w:position w:val="-18"/>
          <w:lang w:val="en-GB" w:eastAsia="en-GB"/>
        </w:rPr>
        <w:drawing>
          <wp:inline distT="0" distB="0" distL="0" distR="0" wp14:anchorId="10CD7729" wp14:editId="35611DC9">
            <wp:extent cx="643255" cy="318135"/>
            <wp:effectExtent l="0" t="0" r="0" b="12065"/>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3255" cy="318135"/>
                    </a:xfrm>
                    <a:prstGeom prst="rect">
                      <a:avLst/>
                    </a:prstGeom>
                    <a:noFill/>
                    <a:ln>
                      <a:noFill/>
                    </a:ln>
                  </pic:spPr>
                </pic:pic>
              </a:graphicData>
            </a:graphic>
          </wp:inline>
        </w:drawing>
      </w:r>
      <w:r w:rsidRPr="002A0D67">
        <w:rPr>
          <w:rFonts w:ascii="Times New Roman" w:hAnsi="Times New Roman" w:cs="Times New Roman"/>
        </w:rPr>
        <w:t xml:space="preserve">, which in turn are used to generate a new vector </w:t>
      </w:r>
      <w:r w:rsidRPr="002A0D67">
        <w:rPr>
          <w:rFonts w:ascii="Times New Roman" w:hAnsi="Times New Roman" w:cs="Times New Roman"/>
          <w:noProof/>
          <w:position w:val="-6"/>
          <w:lang w:val="en-GB" w:eastAsia="en-GB"/>
        </w:rPr>
        <w:drawing>
          <wp:inline distT="0" distB="0" distL="0" distR="0" wp14:anchorId="69C08334" wp14:editId="19766445">
            <wp:extent cx="216535" cy="236855"/>
            <wp:effectExtent l="0" t="0" r="12065"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6535" cy="236855"/>
                    </a:xfrm>
                    <a:prstGeom prst="rect">
                      <a:avLst/>
                    </a:prstGeom>
                    <a:noFill/>
                    <a:ln>
                      <a:noFill/>
                    </a:ln>
                  </pic:spPr>
                </pic:pic>
              </a:graphicData>
            </a:graphic>
          </wp:inline>
        </w:drawing>
      </w:r>
      <w:r w:rsidRPr="002A0D67">
        <w:rPr>
          <w:rFonts w:ascii="Times New Roman" w:hAnsi="Times New Roman" w:cs="Times New Roman"/>
        </w:rPr>
        <w:t xml:space="preserve">.  This process is repeated until the difference between </w:t>
      </w:r>
      <w:r w:rsidRPr="002A0D67">
        <w:rPr>
          <w:rFonts w:ascii="Times New Roman" w:hAnsi="Times New Roman" w:cs="Times New Roman"/>
          <w:noProof/>
          <w:position w:val="-20"/>
          <w:lang w:val="en-GB" w:eastAsia="en-GB"/>
        </w:rPr>
        <w:drawing>
          <wp:inline distT="0" distB="0" distL="0" distR="0" wp14:anchorId="6DF160A3" wp14:editId="6015488C">
            <wp:extent cx="1226185" cy="332105"/>
            <wp:effectExtent l="0" t="0" r="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26185" cy="332105"/>
                    </a:xfrm>
                    <a:prstGeom prst="rect">
                      <a:avLst/>
                    </a:prstGeom>
                    <a:noFill/>
                    <a:ln>
                      <a:noFill/>
                    </a:ln>
                  </pic:spPr>
                </pic:pic>
              </a:graphicData>
            </a:graphic>
          </wp:inline>
        </w:drawing>
      </w:r>
      <w:r w:rsidRPr="002A0D67">
        <w:rPr>
          <w:rFonts w:ascii="Times New Roman" w:hAnsi="Times New Roman" w:cs="Times New Roman"/>
        </w:rPr>
        <w:t xml:space="preserve">  </w:t>
      </w:r>
      <w:r w:rsidRPr="002A0D67">
        <w:rPr>
          <w:rFonts w:ascii="Times New Roman" w:hAnsi="Times New Roman" w:cs="Times New Roman"/>
          <w:noProof/>
          <w:position w:val="-10"/>
          <w:lang w:val="en-GB" w:eastAsia="en-GB"/>
        </w:rPr>
        <w:drawing>
          <wp:inline distT="0" distB="0" distL="0" distR="0" wp14:anchorId="2B8CFC1A" wp14:editId="5AB031BC">
            <wp:extent cx="636905" cy="257175"/>
            <wp:effectExtent l="0" t="0" r="0" b="0"/>
            <wp:docPr id="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6905" cy="257175"/>
                    </a:xfrm>
                    <a:prstGeom prst="rect">
                      <a:avLst/>
                    </a:prstGeom>
                    <a:noFill/>
                    <a:ln>
                      <a:noFill/>
                    </a:ln>
                  </pic:spPr>
                </pic:pic>
              </a:graphicData>
            </a:graphic>
          </wp:inline>
        </w:drawing>
      </w:r>
      <w:r w:rsidRPr="002A0D67">
        <w:rPr>
          <w:rFonts w:ascii="Times New Roman" w:hAnsi="Times New Roman" w:cs="Times New Roman"/>
        </w:rPr>
        <w:t xml:space="preserve">.  With the converged values of </w:t>
      </w:r>
      <w:r w:rsidRPr="002A0D67">
        <w:rPr>
          <w:rFonts w:ascii="Times New Roman" w:hAnsi="Times New Roman" w:cs="Times New Roman"/>
          <w:noProof/>
          <w:position w:val="-18"/>
          <w:lang w:val="en-GB" w:eastAsia="en-GB"/>
        </w:rPr>
        <w:drawing>
          <wp:inline distT="0" distB="0" distL="0" distR="0" wp14:anchorId="3470CD4B" wp14:editId="66808179">
            <wp:extent cx="162560" cy="318135"/>
            <wp:effectExtent l="0" t="0" r="0" b="12065"/>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2560" cy="318135"/>
                    </a:xfrm>
                    <a:prstGeom prst="rect">
                      <a:avLst/>
                    </a:prstGeom>
                    <a:noFill/>
                    <a:ln>
                      <a:noFill/>
                    </a:ln>
                  </pic:spPr>
                </pic:pic>
              </a:graphicData>
            </a:graphic>
          </wp:inline>
        </w:drawing>
      </w:r>
      <w:r w:rsidRPr="002A0D67">
        <w:rPr>
          <w:rFonts w:ascii="Times New Roman" w:hAnsi="Times New Roman" w:cs="Times New Roman"/>
        </w:rPr>
        <w:t xml:space="preserve"> and the guess at </w:t>
      </w:r>
      <w:r w:rsidRPr="002A0D67">
        <w:rPr>
          <w:rFonts w:ascii="Times New Roman" w:hAnsi="Times New Roman" w:cs="Times New Roman"/>
          <w:noProof/>
          <w:position w:val="-10"/>
          <w:lang w:val="en-GB" w:eastAsia="en-GB"/>
        </w:rPr>
        <w:drawing>
          <wp:inline distT="0" distB="0" distL="0" distR="0" wp14:anchorId="6AF3E6E1" wp14:editId="29ED4378">
            <wp:extent cx="149225" cy="169545"/>
            <wp:effectExtent l="0" t="0" r="3175" b="8255"/>
            <wp:docPr id="11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we then calculate the predicted percentage of the 2007 population who did not move from their tract in 2000, and check to see how that value compares with </w:t>
      </w:r>
      <w:r w:rsidRPr="002A0D67">
        <w:rPr>
          <w:rFonts w:ascii="Times New Roman" w:hAnsi="Times New Roman" w:cs="Times New Roman"/>
          <w:noProof/>
          <w:position w:val="-16"/>
          <w:lang w:val="en-GB" w:eastAsia="en-GB"/>
        </w:rPr>
        <w:drawing>
          <wp:inline distT="0" distB="0" distL="0" distR="0" wp14:anchorId="0E4224A5" wp14:editId="1A847D73">
            <wp:extent cx="467360" cy="304800"/>
            <wp:effectExtent l="0" t="0" r="0" b="0"/>
            <wp:docPr id="11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sidRPr="002A0D67">
        <w:rPr>
          <w:rFonts w:ascii="Times New Roman" w:hAnsi="Times New Roman" w:cs="Times New Roman"/>
        </w:rPr>
        <w:t xml:space="preserve"> for the appropriate racial group.  We use a bisection method to search over values of </w:t>
      </w:r>
      <w:r w:rsidRPr="002A0D67">
        <w:rPr>
          <w:rFonts w:ascii="Times New Roman" w:hAnsi="Times New Roman" w:cs="Times New Roman"/>
          <w:noProof/>
          <w:position w:val="-10"/>
          <w:lang w:val="en-GB" w:eastAsia="en-GB"/>
        </w:rPr>
        <w:drawing>
          <wp:inline distT="0" distB="0" distL="0" distR="0" wp14:anchorId="67CD5E65" wp14:editId="4CAB3CAE">
            <wp:extent cx="149225" cy="169545"/>
            <wp:effectExtent l="0" t="0" r="3175" b="8255"/>
            <wp:docPr id="1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that equate predicted </w:t>
      </w:r>
      <w:r w:rsidRPr="002A0D67">
        <w:rPr>
          <w:rFonts w:ascii="Times New Roman" w:hAnsi="Times New Roman" w:cs="Times New Roman"/>
          <w:noProof/>
          <w:position w:val="-16"/>
          <w:lang w:val="en-GB" w:eastAsia="en-GB"/>
        </w:rPr>
        <w:drawing>
          <wp:inline distT="0" distB="0" distL="0" distR="0" wp14:anchorId="6043BFF1" wp14:editId="22276D80">
            <wp:extent cx="467360" cy="304800"/>
            <wp:effectExtent l="0" t="0" r="0" b="0"/>
            <wp:docPr id="1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sidRPr="002A0D67">
        <w:rPr>
          <w:rFonts w:ascii="Times New Roman" w:hAnsi="Times New Roman" w:cs="Times New Roman"/>
        </w:rPr>
        <w:t xml:space="preserve"> to actual </w:t>
      </w:r>
      <w:r w:rsidRPr="002A0D67">
        <w:rPr>
          <w:rFonts w:ascii="Times New Roman" w:hAnsi="Times New Roman" w:cs="Times New Roman"/>
          <w:noProof/>
          <w:position w:val="-16"/>
          <w:lang w:val="en-GB" w:eastAsia="en-GB"/>
        </w:rPr>
        <w:drawing>
          <wp:inline distT="0" distB="0" distL="0" distR="0" wp14:anchorId="5DA07F05" wp14:editId="7135D382">
            <wp:extent cx="467360" cy="304800"/>
            <wp:effectExtent l="0" t="0" r="0" b="0"/>
            <wp:docPr id="11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sidRPr="002A0D67">
        <w:rPr>
          <w:rFonts w:ascii="Times New Roman" w:hAnsi="Times New Roman" w:cs="Times New Roman"/>
        </w:rPr>
        <w:t xml:space="preserve">, solving for the values of </w:t>
      </w:r>
      <w:r w:rsidRPr="002A0D67">
        <w:rPr>
          <w:rFonts w:ascii="Times New Roman" w:hAnsi="Times New Roman" w:cs="Times New Roman"/>
          <w:noProof/>
          <w:position w:val="-16"/>
          <w:lang w:val="en-GB" w:eastAsia="en-GB"/>
        </w:rPr>
        <w:drawing>
          <wp:inline distT="0" distB="0" distL="0" distR="0" wp14:anchorId="39000342" wp14:editId="5089DD82">
            <wp:extent cx="447040" cy="304800"/>
            <wp:effectExtent l="0" t="0" r="10160" b="0"/>
            <wp:docPr id="1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7040" cy="304800"/>
                    </a:xfrm>
                    <a:prstGeom prst="rect">
                      <a:avLst/>
                    </a:prstGeom>
                    <a:noFill/>
                    <a:ln>
                      <a:noFill/>
                    </a:ln>
                  </pic:spPr>
                </pic:pic>
              </a:graphicData>
            </a:graphic>
          </wp:inline>
        </w:drawing>
      </w:r>
      <w:r w:rsidRPr="002A0D67">
        <w:rPr>
          <w:rFonts w:ascii="Times New Roman" w:hAnsi="Times New Roman" w:cs="Times New Roman"/>
        </w:rPr>
        <w:t xml:space="preserve"> at each step.</w:t>
      </w:r>
    </w:p>
    <w:p w14:paraId="376698F1" w14:textId="1B4D651A"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ab/>
        <w:t>The methodology described above assumes a positive population share (</w:t>
      </w:r>
      <w:r w:rsidRPr="002A0D67">
        <w:rPr>
          <w:rFonts w:ascii="Times New Roman" w:hAnsi="Times New Roman" w:cs="Times New Roman"/>
          <w:noProof/>
          <w:position w:val="-18"/>
          <w:lang w:val="en-GB" w:eastAsia="en-GB"/>
        </w:rPr>
        <w:drawing>
          <wp:inline distT="0" distB="0" distL="0" distR="0" wp14:anchorId="54039898" wp14:editId="2901ED4A">
            <wp:extent cx="182880" cy="318135"/>
            <wp:effectExtent l="0" t="0" r="0" b="12065"/>
            <wp:docPr id="1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 cy="318135"/>
                    </a:xfrm>
                    <a:prstGeom prst="rect">
                      <a:avLst/>
                    </a:prstGeom>
                    <a:noFill/>
                    <a:ln>
                      <a:noFill/>
                    </a:ln>
                  </pic:spPr>
                </pic:pic>
              </a:graphicData>
            </a:graphic>
          </wp:inline>
        </w:drawing>
      </w:r>
      <w:r w:rsidRPr="002A0D67">
        <w:rPr>
          <w:rFonts w:ascii="Times New Roman" w:hAnsi="Times New Roman" w:cs="Times New Roman"/>
        </w:rPr>
        <w:t xml:space="preserve">) in each location in each period.  In our EJ application, we apply this procedure to different racial groups.  Using a high-resolution definition of geography (e.g., census tracts), it is possible to observe tracts containing no members of a particular group.  This is, in fact, the case in L.A. County, where 3.3% of tracts contain no whites, 14.9% contain no blacks, 10.0% contain no Asians, and 0.1% </w:t>
      </w:r>
      <w:proofErr w:type="gramStart"/>
      <w:r w:rsidRPr="002A0D67">
        <w:rPr>
          <w:rFonts w:ascii="Times New Roman" w:hAnsi="Times New Roman" w:cs="Times New Roman"/>
        </w:rPr>
        <w:t>contain</w:t>
      </w:r>
      <w:proofErr w:type="gramEnd"/>
      <w:r w:rsidRPr="002A0D67">
        <w:rPr>
          <w:rFonts w:ascii="Times New Roman" w:hAnsi="Times New Roman" w:cs="Times New Roman"/>
        </w:rPr>
        <w:t xml:space="preserve"> no Hispanics.  This creates a pract</w:t>
      </w:r>
      <w:r w:rsidR="0013024C">
        <w:rPr>
          <w:rFonts w:ascii="Times New Roman" w:hAnsi="Times New Roman" w:cs="Times New Roman"/>
        </w:rPr>
        <w:t>ical difficulty, as equation (28</w:t>
      </w:r>
      <w:r w:rsidRPr="002A0D67">
        <w:rPr>
          <w:rFonts w:ascii="Times New Roman" w:hAnsi="Times New Roman" w:cs="Times New Roman"/>
        </w:rPr>
        <w:t xml:space="preserve">) is not defined for a particular value of </w:t>
      </w:r>
      <w:r w:rsidRPr="002A0D67">
        <w:rPr>
          <w:rFonts w:ascii="Times New Roman" w:hAnsi="Times New Roman" w:cs="Times New Roman"/>
          <w:i/>
        </w:rPr>
        <w:t>j</w:t>
      </w:r>
      <w:r w:rsidRPr="002A0D67">
        <w:rPr>
          <w:rFonts w:ascii="Times New Roman" w:hAnsi="Times New Roman" w:cs="Times New Roman"/>
        </w:rPr>
        <w:t xml:space="preserve"> if </w:t>
      </w:r>
      <w:r w:rsidRPr="002A0D67">
        <w:rPr>
          <w:rFonts w:ascii="Times New Roman" w:hAnsi="Times New Roman" w:cs="Times New Roman"/>
          <w:noProof/>
          <w:position w:val="-18"/>
          <w:lang w:val="en-GB" w:eastAsia="en-GB"/>
        </w:rPr>
        <w:drawing>
          <wp:inline distT="0" distB="0" distL="0" distR="0" wp14:anchorId="49F90334" wp14:editId="70FCBB21">
            <wp:extent cx="582295" cy="318135"/>
            <wp:effectExtent l="0" t="0" r="1905" b="12065"/>
            <wp:docPr id="1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2295" cy="318135"/>
                    </a:xfrm>
                    <a:prstGeom prst="rect">
                      <a:avLst/>
                    </a:prstGeom>
                    <a:noFill/>
                    <a:ln>
                      <a:noFill/>
                    </a:ln>
                  </pic:spPr>
                </pic:pic>
              </a:graphicData>
            </a:graphic>
          </wp:inline>
        </w:drawing>
      </w:r>
      <w:r w:rsidRPr="002A0D67">
        <w:rPr>
          <w:rFonts w:ascii="Times New Roman" w:hAnsi="Times New Roman" w:cs="Times New Roman"/>
        </w:rPr>
        <w:t>.</w:t>
      </w:r>
    </w:p>
    <w:p w14:paraId="76062220" w14:textId="57B79667" w:rsidR="00D47E55" w:rsidRPr="002A0D67" w:rsidRDefault="00D47E55" w:rsidP="00D47E55">
      <w:pPr>
        <w:spacing w:line="480" w:lineRule="auto"/>
        <w:ind w:firstLine="720"/>
        <w:rPr>
          <w:rFonts w:ascii="Times New Roman" w:hAnsi="Times New Roman" w:cs="Times New Roman"/>
        </w:rPr>
      </w:pPr>
      <w:r w:rsidRPr="002A0D67">
        <w:rPr>
          <w:rFonts w:ascii="Times New Roman" w:hAnsi="Times New Roman" w:cs="Times New Roman"/>
        </w:rPr>
        <w:t xml:space="preserve">We deal with this problem by adding a “patch” – i.e., a small positive artificial population </w:t>
      </w:r>
      <w:r w:rsidRPr="002A0D67">
        <w:rPr>
          <w:rFonts w:ascii="Times New Roman" w:hAnsi="Times New Roman" w:cs="Times New Roman"/>
          <w:noProof/>
          <w:position w:val="-10"/>
          <w:lang w:val="en-GB" w:eastAsia="en-GB"/>
        </w:rPr>
        <w:drawing>
          <wp:inline distT="0" distB="0" distL="0" distR="0" wp14:anchorId="2AA3C7A4" wp14:editId="682EB2B8">
            <wp:extent cx="149225" cy="169545"/>
            <wp:effectExtent l="0" t="0" r="3175" b="8255"/>
            <wp:docPr id="11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(e.g., </w:t>
      </w:r>
      <w:r w:rsidRPr="002A0D67">
        <w:rPr>
          <w:rFonts w:ascii="Times New Roman" w:hAnsi="Times New Roman" w:cs="Times New Roman"/>
          <w:noProof/>
          <w:position w:val="-10"/>
          <w:lang w:val="en-GB" w:eastAsia="en-GB"/>
        </w:rPr>
        <w:drawing>
          <wp:inline distT="0" distB="0" distL="0" distR="0" wp14:anchorId="628B3C5F" wp14:editId="1297E833">
            <wp:extent cx="541655" cy="257175"/>
            <wp:effectExtent l="0" t="0" r="0" b="0"/>
            <wp:docPr id="1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1655" cy="257175"/>
                    </a:xfrm>
                    <a:prstGeom prst="rect">
                      <a:avLst/>
                    </a:prstGeom>
                    <a:noFill/>
                    <a:ln>
                      <a:noFill/>
                    </a:ln>
                  </pic:spPr>
                </pic:pic>
              </a:graphicData>
            </a:graphic>
          </wp:inline>
        </w:drawing>
      </w:r>
      <m:oMath>
        <m:r>
          <w:rPr>
            <w:rFonts w:ascii="Cambria Math" w:hAnsi="Cambria Math" w:cs="Times New Roman"/>
          </w:rPr>
          <m:t>)</m:t>
        </m:r>
      </m:oMath>
      <w:r w:rsidRPr="002A0D67">
        <w:rPr>
          <w:rFonts w:ascii="Times New Roman" w:hAnsi="Times New Roman" w:cs="Times New Roman"/>
        </w:rPr>
        <w:t xml:space="preserve"> to each location; all locations will then have positive shares and the procedure described above will be computationally feasible.  However, the value of </w:t>
      </w:r>
      <w:r w:rsidRPr="002A0D67">
        <w:rPr>
          <w:rFonts w:ascii="Times New Roman" w:hAnsi="Times New Roman" w:cs="Times New Roman"/>
          <w:noProof/>
          <w:position w:val="-18"/>
          <w:lang w:val="en-GB" w:eastAsia="en-GB"/>
        </w:rPr>
        <w:drawing>
          <wp:inline distT="0" distB="0" distL="0" distR="0" wp14:anchorId="68B39E47" wp14:editId="4DCBFB02">
            <wp:extent cx="169545" cy="318135"/>
            <wp:effectExtent l="0" t="0" r="8255" b="12065"/>
            <wp:docPr id="1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9545" cy="318135"/>
                    </a:xfrm>
                    <a:prstGeom prst="rect">
                      <a:avLst/>
                    </a:prstGeom>
                    <a:noFill/>
                    <a:ln>
                      <a:noFill/>
                    </a:ln>
                  </pic:spPr>
                </pic:pic>
              </a:graphicData>
            </a:graphic>
          </wp:inline>
        </w:drawing>
      </w:r>
      <w:r w:rsidRPr="002A0D67">
        <w:rPr>
          <w:rFonts w:ascii="Times New Roman" w:hAnsi="Times New Roman" w:cs="Times New Roman"/>
        </w:rPr>
        <w:t xml:space="preserve"> associated with zero-share locations will become increasingly negative as the </w:t>
      </w:r>
      <w:r w:rsidRPr="002A0D67">
        <w:rPr>
          <w:rFonts w:ascii="Times New Roman" w:hAnsi="Times New Roman" w:cs="Times New Roman"/>
        </w:rPr>
        <w:lastRenderedPageBreak/>
        <w:t xml:space="preserve">value of </w:t>
      </w:r>
      <w:r w:rsidRPr="002A0D67">
        <w:rPr>
          <w:rFonts w:ascii="Times New Roman" w:hAnsi="Times New Roman" w:cs="Times New Roman"/>
          <w:noProof/>
          <w:position w:val="-10"/>
          <w:lang w:val="en-GB" w:eastAsia="en-GB"/>
        </w:rPr>
        <w:drawing>
          <wp:inline distT="0" distB="0" distL="0" distR="0" wp14:anchorId="2569672D" wp14:editId="57A7EEF4">
            <wp:extent cx="149225" cy="169545"/>
            <wp:effectExtent l="0" t="0" r="3175" b="8255"/>
            <wp:docPr id="11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becomes smaller and smaller </w:t>
      </w:r>
      <w:r w:rsidR="00C4130E">
        <w:rPr>
          <w:rFonts w:ascii="Times New Roman" w:hAnsi="Times New Roman" w:cs="Times New Roman"/>
          <w:position w:val="-16"/>
        </w:rPr>
        <w:pict w14:anchorId="4653FDAB">
          <v:shape id="_x0000_i1130" type="#_x0000_t75" style="width:51.85pt;height:21.3pt">
            <v:imagedata r:id="rId153" o:title=""/>
          </v:shape>
        </w:pict>
      </w:r>
      <w:r w:rsidRPr="002A0D67">
        <w:rPr>
          <w:rFonts w:ascii="Times New Roman" w:hAnsi="Times New Roman" w:cs="Times New Roman"/>
        </w:rPr>
        <w:t xml:space="preserve"> </w:t>
      </w:r>
      <w:proofErr w:type="gramStart"/>
      <w:r w:rsidRPr="002A0D67">
        <w:rPr>
          <w:rFonts w:ascii="Times New Roman" w:hAnsi="Times New Roman" w:cs="Times New Roman"/>
        </w:rPr>
        <w:t xml:space="preserve">as </w:t>
      </w:r>
      <w:proofErr w:type="gramEnd"/>
      <w:r w:rsidRPr="002A0D67">
        <w:rPr>
          <w:rFonts w:ascii="Times New Roman" w:hAnsi="Times New Roman" w:cs="Times New Roman"/>
          <w:noProof/>
          <w:position w:val="-10"/>
          <w:lang w:val="en-GB" w:eastAsia="en-GB"/>
        </w:rPr>
        <w:drawing>
          <wp:inline distT="0" distB="0" distL="0" distR="0" wp14:anchorId="1F376390" wp14:editId="1AEE552F">
            <wp:extent cx="482600" cy="190500"/>
            <wp:effectExtent l="0" t="0" r="0" b="12700"/>
            <wp:docPr id="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Pr="002A0D67">
        <w:rPr>
          <w:rFonts w:ascii="Times New Roman" w:hAnsi="Times New Roman" w:cs="Times New Roman"/>
        </w:rPr>
        <w:t xml:space="preserve">.  This would create a problem using a simple least-squares regression technique to decompose </w:t>
      </w:r>
      <w:r w:rsidRPr="002A0D67">
        <w:rPr>
          <w:rFonts w:ascii="Times New Roman" w:hAnsi="Times New Roman" w:cs="Times New Roman"/>
          <w:noProof/>
          <w:position w:val="-16"/>
          <w:lang w:val="en-GB" w:eastAsia="en-GB"/>
        </w:rPr>
        <w:drawing>
          <wp:inline distT="0" distB="0" distL="0" distR="0" wp14:anchorId="6086FD07" wp14:editId="35A5CF15">
            <wp:extent cx="426720" cy="304800"/>
            <wp:effectExtent l="0" t="0" r="5080" b="0"/>
            <wp:docPr id="1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6720" cy="304800"/>
                    </a:xfrm>
                    <a:prstGeom prst="rect">
                      <a:avLst/>
                    </a:prstGeom>
                    <a:noFill/>
                    <a:ln>
                      <a:noFill/>
                    </a:ln>
                  </pic:spPr>
                </pic:pic>
              </a:graphicData>
            </a:graphic>
          </wp:inline>
        </w:drawing>
      </w:r>
      <w:r w:rsidRPr="002A0D67">
        <w:rPr>
          <w:rFonts w:ascii="Times New Roman" w:hAnsi="Times New Roman" w:cs="Times New Roman"/>
        </w:rPr>
        <w:t>.</w:t>
      </w:r>
      <w:r w:rsidRPr="002A0D67">
        <w:rPr>
          <w:rStyle w:val="FootnoteReference"/>
          <w:rFonts w:ascii="Times New Roman" w:hAnsi="Times New Roman" w:cs="Times New Roman"/>
        </w:rPr>
        <w:footnoteReference w:id="13"/>
      </w:r>
      <w:r w:rsidRPr="002A0D67">
        <w:rPr>
          <w:rFonts w:ascii="Times New Roman" w:hAnsi="Times New Roman" w:cs="Times New Roman"/>
        </w:rPr>
        <w:t xml:space="preserve">  Consider a linear specificati</w:t>
      </w:r>
      <w:r w:rsidR="0013024C">
        <w:rPr>
          <w:rFonts w:ascii="Times New Roman" w:hAnsi="Times New Roman" w:cs="Times New Roman"/>
        </w:rPr>
        <w:t>on of equation (21</w:t>
      </w:r>
      <w:r w:rsidRPr="002A0D67">
        <w:rPr>
          <w:rFonts w:ascii="Times New Roman" w:hAnsi="Times New Roman" w:cs="Times New Roman"/>
        </w:rPr>
        <w:t>):</w:t>
      </w:r>
    </w:p>
    <w:p w14:paraId="645817E4" w14:textId="77777777" w:rsidR="00D47E55" w:rsidRPr="002A0D67" w:rsidRDefault="00D47E55" w:rsidP="00D47E55">
      <w:pPr>
        <w:spacing w:line="480" w:lineRule="auto"/>
        <w:ind w:firstLine="720"/>
        <w:rPr>
          <w:rFonts w:ascii="Times New Roman" w:hAnsi="Times New Roman" w:cs="Times New Roman"/>
        </w:rPr>
      </w:pPr>
    </w:p>
    <w:p w14:paraId="22995FD2" w14:textId="4B69E769" w:rsidR="00D47E55" w:rsidRPr="002A0D67" w:rsidRDefault="00D47E55" w:rsidP="00D47E55">
      <w:pPr>
        <w:spacing w:line="480" w:lineRule="auto"/>
        <w:jc w:val="right"/>
        <w:rPr>
          <w:rFonts w:ascii="Times New Roman" w:hAnsi="Times New Roman" w:cs="Times New Roman"/>
        </w:rPr>
      </w:pPr>
      <w:r w:rsidRPr="002A0D67">
        <w:rPr>
          <w:rFonts w:ascii="Times New Roman" w:hAnsi="Times New Roman" w:cs="Times New Roman"/>
          <w:noProof/>
          <w:position w:val="-16"/>
          <w:lang w:val="en-GB" w:eastAsia="en-GB"/>
        </w:rPr>
        <w:drawing>
          <wp:inline distT="0" distB="0" distL="0" distR="0" wp14:anchorId="350634CB" wp14:editId="4A241342">
            <wp:extent cx="853440" cy="304800"/>
            <wp:effectExtent l="0" t="0" r="10160" b="0"/>
            <wp:docPr id="11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53440" cy="304800"/>
                    </a:xfrm>
                    <a:prstGeom prst="rect">
                      <a:avLst/>
                    </a:prstGeom>
                    <a:noFill/>
                    <a:ln>
                      <a:noFill/>
                    </a:ln>
                  </pic:spPr>
                </pic:pic>
              </a:graphicData>
            </a:graphic>
          </wp:inline>
        </w:drawing>
      </w:r>
      <w:r w:rsidRPr="002A0D67">
        <w:rPr>
          <w:rFonts w:ascii="Times New Roman" w:hAnsi="Times New Roman" w:cs="Times New Roman"/>
        </w:rPr>
        <w:t xml:space="preserve">                                   </w:t>
      </w:r>
      <w:r w:rsidR="0013024C">
        <w:rPr>
          <w:rFonts w:ascii="Times New Roman" w:hAnsi="Times New Roman" w:cs="Times New Roman"/>
        </w:rPr>
        <w:t xml:space="preserve">                             (29</w:t>
      </w:r>
      <w:r w:rsidRPr="002A0D67">
        <w:rPr>
          <w:rFonts w:ascii="Times New Roman" w:hAnsi="Times New Roman" w:cs="Times New Roman"/>
        </w:rPr>
        <w:t>)</w:t>
      </w:r>
    </w:p>
    <w:p w14:paraId="70FDB488" w14:textId="77777777" w:rsidR="00D47E55" w:rsidRPr="002A0D67" w:rsidRDefault="00D47E55" w:rsidP="00D47E55">
      <w:pPr>
        <w:spacing w:line="480" w:lineRule="auto"/>
        <w:ind w:firstLine="720"/>
        <w:rPr>
          <w:rFonts w:ascii="Times New Roman" w:hAnsi="Times New Roman" w:cs="Times New Roman"/>
        </w:rPr>
      </w:pPr>
    </w:p>
    <w:p w14:paraId="3A73526C" w14:textId="71F3CEC0" w:rsidR="00D47E55" w:rsidRPr="002A0D67" w:rsidRDefault="00D47E55" w:rsidP="00D47E55">
      <w:pPr>
        <w:spacing w:line="480" w:lineRule="auto"/>
        <w:rPr>
          <w:rFonts w:ascii="Times New Roman" w:hAnsi="Times New Roman" w:cs="Times New Roman"/>
        </w:rPr>
      </w:pPr>
      <w:r w:rsidRPr="002A0D67">
        <w:rPr>
          <w:rFonts w:ascii="Times New Roman" w:hAnsi="Times New Roman" w:cs="Times New Roman"/>
        </w:rPr>
        <w:t xml:space="preserve">In particular, OLS estimates of </w:t>
      </w:r>
      <w:r w:rsidRPr="002A0D67">
        <w:rPr>
          <w:rFonts w:ascii="Times New Roman" w:hAnsi="Times New Roman" w:cs="Times New Roman"/>
          <w:noProof/>
          <w:position w:val="-10"/>
          <w:lang w:val="en-GB" w:eastAsia="en-GB"/>
        </w:rPr>
        <w:drawing>
          <wp:inline distT="0" distB="0" distL="0" distR="0" wp14:anchorId="650397B4" wp14:editId="55DFAE3B">
            <wp:extent cx="149225" cy="216535"/>
            <wp:effectExtent l="0" t="0" r="317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9225" cy="216535"/>
                    </a:xfrm>
                    <a:prstGeom prst="rect">
                      <a:avLst/>
                    </a:prstGeom>
                    <a:noFill/>
                    <a:ln>
                      <a:noFill/>
                    </a:ln>
                  </pic:spPr>
                </pic:pic>
              </a:graphicData>
            </a:graphic>
          </wp:inline>
        </w:drawing>
      </w:r>
      <w:r w:rsidRPr="002A0D67">
        <w:rPr>
          <w:rFonts w:ascii="Times New Roman" w:hAnsi="Times New Roman" w:cs="Times New Roman"/>
        </w:rPr>
        <w:t xml:space="preserve"> will vary with the choice of </w:t>
      </w:r>
      <w:r w:rsidRPr="002A0D67">
        <w:rPr>
          <w:rFonts w:ascii="Times New Roman" w:hAnsi="Times New Roman" w:cs="Times New Roman"/>
          <w:noProof/>
          <w:position w:val="-10"/>
          <w:lang w:val="en-GB" w:eastAsia="en-GB"/>
        </w:rPr>
        <w:drawing>
          <wp:inline distT="0" distB="0" distL="0" distR="0" wp14:anchorId="012BDF1C" wp14:editId="0B1AE834">
            <wp:extent cx="149225" cy="16954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However, if fewer than half of all locations have positive population shares, we can decompose </w:t>
      </w:r>
      <w:r w:rsidRPr="002A0D67">
        <w:rPr>
          <w:rFonts w:ascii="Times New Roman" w:hAnsi="Times New Roman" w:cs="Times New Roman"/>
          <w:noProof/>
          <w:position w:val="-16"/>
          <w:lang w:val="en-GB" w:eastAsia="en-GB"/>
        </w:rPr>
        <w:drawing>
          <wp:inline distT="0" distB="0" distL="0" distR="0" wp14:anchorId="224ABAC1" wp14:editId="27EB555E">
            <wp:extent cx="426720" cy="304800"/>
            <wp:effectExtent l="0" t="0" r="5080" b="0"/>
            <wp:docPr id="11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26720" cy="304800"/>
                    </a:xfrm>
                    <a:prstGeom prst="rect">
                      <a:avLst/>
                    </a:prstGeom>
                    <a:noFill/>
                    <a:ln>
                      <a:noFill/>
                    </a:ln>
                  </pic:spPr>
                </pic:pic>
              </a:graphicData>
            </a:graphic>
          </wp:inline>
        </w:drawing>
      </w:r>
      <w:r w:rsidRPr="002A0D67">
        <w:rPr>
          <w:rFonts w:ascii="Times New Roman" w:hAnsi="Times New Roman" w:cs="Times New Roman"/>
        </w:rPr>
        <w:t xml:space="preserve"> into its component parts using median regression.  Median regression is a particular case of </w:t>
      </w:r>
      <w:proofErr w:type="spellStart"/>
      <w:r w:rsidRPr="002A0D67">
        <w:rPr>
          <w:rFonts w:ascii="Times New Roman" w:hAnsi="Times New Roman" w:cs="Times New Roman"/>
        </w:rPr>
        <w:t>quantile</w:t>
      </w:r>
      <w:proofErr w:type="spellEnd"/>
      <w:r w:rsidRPr="002A0D67">
        <w:rPr>
          <w:rFonts w:ascii="Times New Roman" w:hAnsi="Times New Roman" w:cs="Times New Roman"/>
        </w:rPr>
        <w:t xml:space="preserve"> regression (</w:t>
      </w:r>
      <w:proofErr w:type="spellStart"/>
      <w:r w:rsidRPr="002A0D67">
        <w:rPr>
          <w:rFonts w:ascii="Times New Roman" w:hAnsi="Times New Roman" w:cs="Times New Roman"/>
        </w:rPr>
        <w:t>Koenker</w:t>
      </w:r>
      <w:proofErr w:type="spellEnd"/>
      <w:r w:rsidRPr="002A0D67">
        <w:rPr>
          <w:rFonts w:ascii="Times New Roman" w:hAnsi="Times New Roman" w:cs="Times New Roman"/>
        </w:rPr>
        <w:t xml:space="preserve"> 2005) that is robust to the choice of </w:t>
      </w:r>
      <w:r w:rsidRPr="002A0D67">
        <w:rPr>
          <w:rFonts w:ascii="Times New Roman" w:hAnsi="Times New Roman" w:cs="Times New Roman"/>
          <w:noProof/>
          <w:position w:val="-10"/>
          <w:lang w:val="en-GB" w:eastAsia="en-GB"/>
        </w:rPr>
        <w:drawing>
          <wp:inline distT="0" distB="0" distL="0" distR="0" wp14:anchorId="0A36D1C7" wp14:editId="741A7A39">
            <wp:extent cx="149225" cy="169545"/>
            <wp:effectExtent l="0" t="0" r="3175" b="8255"/>
            <wp:docPr id="11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With fewer than half of the locations having zero true population shares for any race group, median regression results are invariant to the choice of </w:t>
      </w:r>
      <w:r w:rsidRPr="002A0D67">
        <w:rPr>
          <w:rFonts w:ascii="Times New Roman" w:hAnsi="Times New Roman" w:cs="Times New Roman"/>
          <w:noProof/>
          <w:position w:val="-10"/>
          <w:lang w:val="en-GB" w:eastAsia="en-GB"/>
        </w:rPr>
        <w:drawing>
          <wp:inline distT="0" distB="0" distL="0" distR="0" wp14:anchorId="36CFC45F" wp14:editId="5BAD42B5">
            <wp:extent cx="149225" cy="169545"/>
            <wp:effectExtent l="0" t="0" r="317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9225" cy="169545"/>
                    </a:xfrm>
                    <a:prstGeom prst="rect">
                      <a:avLst/>
                    </a:prstGeom>
                    <a:noFill/>
                    <a:ln>
                      <a:noFill/>
                    </a:ln>
                  </pic:spPr>
                </pic:pic>
              </a:graphicData>
            </a:graphic>
          </wp:inline>
        </w:drawing>
      </w:r>
      <w:r w:rsidRPr="002A0D67">
        <w:rPr>
          <w:rFonts w:ascii="Times New Roman" w:hAnsi="Times New Roman" w:cs="Times New Roman"/>
        </w:rPr>
        <w:t xml:space="preserve">.  </w:t>
      </w:r>
      <w:proofErr w:type="spellStart"/>
      <w:r w:rsidR="0013024C">
        <w:rPr>
          <w:rFonts w:ascii="Times New Roman" w:hAnsi="Times New Roman" w:cs="Times New Roman"/>
        </w:rPr>
        <w:t>Depro</w:t>
      </w:r>
      <w:proofErr w:type="spellEnd"/>
      <w:r w:rsidR="0013024C">
        <w:rPr>
          <w:rFonts w:ascii="Times New Roman" w:hAnsi="Times New Roman" w:cs="Times New Roman"/>
        </w:rPr>
        <w:t>, Timmins and O’Neil (2014</w:t>
      </w:r>
      <w:r w:rsidR="002A0D67" w:rsidRPr="002A0D67">
        <w:rPr>
          <w:rFonts w:ascii="Times New Roman" w:hAnsi="Times New Roman" w:cs="Times New Roman"/>
        </w:rPr>
        <w:t>) demonstrate that, even with significant population segregation, m</w:t>
      </w:r>
      <w:r w:rsidRPr="002A0D67">
        <w:rPr>
          <w:rFonts w:ascii="Times New Roman" w:hAnsi="Times New Roman" w:cs="Times New Roman"/>
        </w:rPr>
        <w:t xml:space="preserve">edian regression estimates are invariant to the choice </w:t>
      </w:r>
      <w:proofErr w:type="gramStart"/>
      <w:r w:rsidRPr="002A0D67">
        <w:rPr>
          <w:rFonts w:ascii="Times New Roman" w:hAnsi="Times New Roman" w:cs="Times New Roman"/>
        </w:rPr>
        <w:t xml:space="preserve">of </w:t>
      </w:r>
      <w:proofErr w:type="gramEnd"/>
      <w:r w:rsidR="00C4130E">
        <w:rPr>
          <w:rFonts w:ascii="Times New Roman" w:hAnsi="Times New Roman" w:cs="Times New Roman"/>
          <w:position w:val="-10"/>
        </w:rPr>
        <w:pict w14:anchorId="521E2D26">
          <v:shape id="_x0000_i1131" type="#_x0000_t75" style="width:9.8pt;height:13.8pt">
            <v:imagedata r:id="rId160" o:title=""/>
          </v:shape>
        </w:pict>
      </w:r>
      <w:r w:rsidRPr="002A0D67">
        <w:rPr>
          <w:rFonts w:ascii="Times New Roman" w:hAnsi="Times New Roman" w:cs="Times New Roman"/>
        </w:rPr>
        <w:t>, while OLS estimates are highly sensitive.</w:t>
      </w:r>
    </w:p>
    <w:p w14:paraId="3392F63E" w14:textId="53EB4ABC" w:rsidR="00AA7C5D" w:rsidRPr="002A0D67" w:rsidRDefault="0013024C" w:rsidP="002A0D67">
      <w:pPr>
        <w:spacing w:line="480" w:lineRule="auto"/>
        <w:ind w:firstLine="720"/>
        <w:rPr>
          <w:rFonts w:ascii="Times New Roman" w:hAnsi="Times New Roman" w:cs="Times New Roman"/>
        </w:rPr>
      </w:pPr>
      <w:proofErr w:type="spellStart"/>
      <w:r>
        <w:rPr>
          <w:rFonts w:ascii="Times New Roman" w:hAnsi="Times New Roman" w:cs="Times New Roman"/>
        </w:rPr>
        <w:t>Depro</w:t>
      </w:r>
      <w:proofErr w:type="spellEnd"/>
      <w:r>
        <w:rPr>
          <w:rFonts w:ascii="Times New Roman" w:hAnsi="Times New Roman" w:cs="Times New Roman"/>
        </w:rPr>
        <w:t>, Timmins and O’Neil (2014</w:t>
      </w:r>
      <w:r w:rsidR="002A0D67" w:rsidRPr="002A0D67">
        <w:rPr>
          <w:rFonts w:ascii="Times New Roman" w:hAnsi="Times New Roman" w:cs="Times New Roman"/>
        </w:rPr>
        <w:t xml:space="preserve">) </w:t>
      </w:r>
      <w:r w:rsidR="00D47E55" w:rsidRPr="002A0D67">
        <w:rPr>
          <w:rFonts w:ascii="Times New Roman" w:hAnsi="Times New Roman" w:cs="Times New Roman"/>
        </w:rPr>
        <w:t xml:space="preserve">consider the median regression for each race group separately.  Note that, because each race group’s </w:t>
      </w:r>
      <w:r w:rsidR="00D47E55" w:rsidRPr="002A0D67">
        <w:rPr>
          <w:rFonts w:ascii="Times New Roman" w:hAnsi="Times New Roman" w:cs="Times New Roman"/>
          <w:noProof/>
          <w:position w:val="-18"/>
          <w:lang w:val="en-GB" w:eastAsia="en-GB"/>
        </w:rPr>
        <w:drawing>
          <wp:inline distT="0" distB="0" distL="0" distR="0" wp14:anchorId="6AB6DC06" wp14:editId="07BD68F6">
            <wp:extent cx="152400" cy="292100"/>
            <wp:effectExtent l="0" t="0" r="0" b="127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52400" cy="292100"/>
                    </a:xfrm>
                    <a:prstGeom prst="rect">
                      <a:avLst/>
                    </a:prstGeom>
                    <a:noFill/>
                    <a:ln>
                      <a:noFill/>
                    </a:ln>
                  </pic:spPr>
                </pic:pic>
              </a:graphicData>
            </a:graphic>
          </wp:inline>
        </w:drawing>
      </w:r>
      <w:r w:rsidR="00D47E55" w:rsidRPr="002A0D67">
        <w:rPr>
          <w:rFonts w:ascii="Times New Roman" w:hAnsi="Times New Roman" w:cs="Times New Roman"/>
        </w:rPr>
        <w:t xml:space="preserve"> is normalized so that its mean value is zero, parameter estimates are not directly comparable across race groups; however, the relative tradeoffs individuals make between tract attributes can be compared.  </w:t>
      </w:r>
      <w:r w:rsidR="002A0D67" w:rsidRPr="002A0D67">
        <w:rPr>
          <w:rFonts w:ascii="Times New Roman" w:hAnsi="Times New Roman" w:cs="Times New Roman"/>
        </w:rPr>
        <w:t xml:space="preserve">In particular, it is a simple matter to measure the tradeoffs individuals make </w:t>
      </w:r>
      <w:r w:rsidR="00D47E55" w:rsidRPr="002A0D67">
        <w:rPr>
          <w:rFonts w:ascii="Times New Roman" w:hAnsi="Times New Roman" w:cs="Times New Roman"/>
        </w:rPr>
        <w:lastRenderedPageBreak/>
        <w:t xml:space="preserve">between </w:t>
      </w:r>
      <w:r w:rsidR="002A0D67" w:rsidRPr="002A0D67">
        <w:rPr>
          <w:rFonts w:ascii="Times New Roman" w:hAnsi="Times New Roman" w:cs="Times New Roman"/>
        </w:rPr>
        <w:t>neighborhood attributes</w:t>
      </w:r>
      <w:r w:rsidR="00D47E55" w:rsidRPr="002A0D67">
        <w:rPr>
          <w:rFonts w:ascii="Times New Roman" w:hAnsi="Times New Roman" w:cs="Times New Roman"/>
        </w:rPr>
        <w:t xml:space="preserve"> and other consumption.</w:t>
      </w:r>
      <w:r w:rsidR="002A0D67" w:rsidRPr="002A0D67">
        <w:rPr>
          <w:rFonts w:ascii="Times New Roman" w:hAnsi="Times New Roman" w:cs="Times New Roman"/>
        </w:rPr>
        <w:t xml:space="preserve">  This can be found by simply dividing the coefficient on the neighborhood attribute by, </w:t>
      </w:r>
      <w:r w:rsidR="00D47E55" w:rsidRPr="002A0D67">
        <w:rPr>
          <w:rFonts w:ascii="Times New Roman" w:hAnsi="Times New Roman" w:cs="Times New Roman"/>
          <w:noProof/>
          <w:position w:val="-10"/>
          <w:lang w:val="en-GB" w:eastAsia="en-GB"/>
        </w:rPr>
        <w:drawing>
          <wp:inline distT="0" distB="0" distL="0" distR="0" wp14:anchorId="0423CE7D" wp14:editId="5A9A732F">
            <wp:extent cx="127000" cy="177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000" cy="177800"/>
                    </a:xfrm>
                    <a:prstGeom prst="rect">
                      <a:avLst/>
                    </a:prstGeom>
                    <a:noFill/>
                    <a:ln>
                      <a:noFill/>
                    </a:ln>
                  </pic:spPr>
                </pic:pic>
              </a:graphicData>
            </a:graphic>
          </wp:inline>
        </w:drawing>
      </w:r>
      <w:r w:rsidR="002A0D67" w:rsidRPr="002A0D67">
        <w:rPr>
          <w:rFonts w:ascii="Times New Roman" w:hAnsi="Times New Roman" w:cs="Times New Roman"/>
        </w:rPr>
        <w:t xml:space="preserve">, the </w:t>
      </w:r>
      <w:r w:rsidR="00D47E55" w:rsidRPr="002A0D67">
        <w:rPr>
          <w:rFonts w:ascii="Times New Roman" w:hAnsi="Times New Roman" w:cs="Times New Roman"/>
        </w:rPr>
        <w:t xml:space="preserve">marginal utility of income. </w:t>
      </w:r>
    </w:p>
    <w:p w14:paraId="27FD818A" w14:textId="77777777" w:rsidR="00AA7C5D" w:rsidRDefault="00AA7C5D" w:rsidP="00362F41">
      <w:pPr>
        <w:spacing w:line="480" w:lineRule="auto"/>
        <w:rPr>
          <w:rFonts w:ascii="Times New Roman" w:hAnsi="Times New Roman" w:cs="Times New Roman"/>
        </w:rPr>
      </w:pPr>
    </w:p>
    <w:p w14:paraId="121C89ED" w14:textId="66E263CB" w:rsidR="00A40A1C" w:rsidRPr="00AA7C5D" w:rsidRDefault="0013024C" w:rsidP="00362F41">
      <w:pPr>
        <w:spacing w:line="480" w:lineRule="auto"/>
        <w:rPr>
          <w:rFonts w:ascii="Times New Roman" w:hAnsi="Times New Roman" w:cs="Times New Roman"/>
          <w:smallCaps/>
        </w:rPr>
      </w:pPr>
      <w:proofErr w:type="gramStart"/>
      <w:r>
        <w:rPr>
          <w:rFonts w:ascii="Times New Roman" w:hAnsi="Times New Roman" w:cs="Times New Roman"/>
          <w:smallCaps/>
        </w:rPr>
        <w:t>4</w:t>
      </w:r>
      <w:r w:rsidR="004A7837">
        <w:rPr>
          <w:rFonts w:ascii="Times New Roman" w:hAnsi="Times New Roman" w:cs="Times New Roman"/>
          <w:smallCaps/>
        </w:rPr>
        <w:t>.2</w:t>
      </w:r>
      <w:r w:rsidR="00A40A1C" w:rsidRPr="00AA7C5D">
        <w:rPr>
          <w:rFonts w:ascii="Times New Roman" w:hAnsi="Times New Roman" w:cs="Times New Roman"/>
          <w:smallCaps/>
        </w:rPr>
        <w:t xml:space="preserve">  </w:t>
      </w:r>
      <w:r w:rsidR="00AA7C5D" w:rsidRPr="00AA7C5D">
        <w:rPr>
          <w:rFonts w:ascii="Times New Roman" w:hAnsi="Times New Roman" w:cs="Times New Roman"/>
          <w:smallCaps/>
        </w:rPr>
        <w:t>Moving</w:t>
      </w:r>
      <w:proofErr w:type="gramEnd"/>
      <w:r w:rsidR="00AA7C5D" w:rsidRPr="00AA7C5D">
        <w:rPr>
          <w:rFonts w:ascii="Times New Roman" w:hAnsi="Times New Roman" w:cs="Times New Roman"/>
          <w:smallCaps/>
        </w:rPr>
        <w:t xml:space="preserve"> Costs and Forward Looking Behavior in the Hedonic Fr</w:t>
      </w:r>
      <w:r w:rsidR="005D193E">
        <w:rPr>
          <w:rFonts w:ascii="Times New Roman" w:hAnsi="Times New Roman" w:cs="Times New Roman"/>
          <w:smallCaps/>
        </w:rPr>
        <w:t>amework (Bishop and Murphy, 2011</w:t>
      </w:r>
      <w:r w:rsidR="00AA7C5D" w:rsidRPr="00AA7C5D">
        <w:rPr>
          <w:rFonts w:ascii="Times New Roman" w:hAnsi="Times New Roman" w:cs="Times New Roman"/>
          <w:smallCaps/>
        </w:rPr>
        <w:t>)</w:t>
      </w:r>
    </w:p>
    <w:p w14:paraId="7DD51D1A" w14:textId="32B938C8" w:rsidR="00031359" w:rsidRDefault="001A41A0" w:rsidP="00362F41">
      <w:pPr>
        <w:spacing w:line="480" w:lineRule="auto"/>
        <w:rPr>
          <w:rFonts w:ascii="Times New Roman" w:hAnsi="Times New Roman" w:cs="Times New Roman"/>
        </w:rPr>
      </w:pPr>
      <w:r>
        <w:rPr>
          <w:rFonts w:ascii="Times New Roman" w:hAnsi="Times New Roman" w:cs="Times New Roman"/>
        </w:rPr>
        <w:tab/>
        <w:t>Traditional hedonic model</w:t>
      </w:r>
      <w:r w:rsidR="00590A4D">
        <w:rPr>
          <w:rFonts w:ascii="Times New Roman" w:hAnsi="Times New Roman" w:cs="Times New Roman"/>
        </w:rPr>
        <w:t>s</w:t>
      </w:r>
      <w:r>
        <w:rPr>
          <w:rFonts w:ascii="Times New Roman" w:hAnsi="Times New Roman" w:cs="Times New Roman"/>
        </w:rPr>
        <w:t xml:space="preserve"> treat housing purchase decision</w:t>
      </w:r>
      <w:r w:rsidR="00590A4D">
        <w:rPr>
          <w:rFonts w:ascii="Times New Roman" w:hAnsi="Times New Roman" w:cs="Times New Roman"/>
        </w:rPr>
        <w:t>s</w:t>
      </w:r>
      <w:r>
        <w:rPr>
          <w:rFonts w:ascii="Times New Roman" w:hAnsi="Times New Roman" w:cs="Times New Roman"/>
        </w:rPr>
        <w:t xml:space="preserve"> in a static framework.  Home buyers are not forward looking with respect to the evolution of amenities.  If homeowners face moving costs, however, then it is costly to re-optimize and </w:t>
      </w:r>
      <w:r w:rsidR="00031359">
        <w:rPr>
          <w:rFonts w:ascii="Times New Roman" w:hAnsi="Times New Roman" w:cs="Times New Roman"/>
        </w:rPr>
        <w:t>home buyers account for the fact that, whatever house they buy, they will be stuck with it for a while.  The modeling approach adopted in this paper is relatively simple in that it only allows for “psychological” moving costs (i.e., direct disutility associated with moving) but does not consider the financial costs associated with paying a realtor (typically some percentage of the house’s value).  Consequently, it also does not consider the wealth impacts of home ownership and the possibility for capital gains/losses.  It is, however, easy to implement.  The focus is on allowing consumers to have forward looking expectations with respect to evolving neighborhood attributes.</w:t>
      </w:r>
    </w:p>
    <w:p w14:paraId="51031AFE" w14:textId="76D7E778" w:rsidR="00031359" w:rsidRDefault="00031359" w:rsidP="00031359">
      <w:pPr>
        <w:spacing w:line="480" w:lineRule="auto"/>
        <w:ind w:firstLine="720"/>
        <w:rPr>
          <w:rFonts w:ascii="Times New Roman" w:hAnsi="Times New Roman" w:cs="Times New Roman"/>
        </w:rPr>
      </w:pPr>
      <w:r>
        <w:rPr>
          <w:rFonts w:ascii="Times New Roman" w:hAnsi="Times New Roman" w:cs="Times New Roman"/>
        </w:rPr>
        <w:t>Accounting for forward looking consumers can be important.  A model that ignores this feature of consumer behavior will understate the flow value associated with amenities that change over time, while it will overstate the flow value associated with amenities that are persistent.</w:t>
      </w:r>
    </w:p>
    <w:p w14:paraId="022EF406" w14:textId="2926B36F" w:rsidR="006D47F5" w:rsidRDefault="0013024C" w:rsidP="006D47F5">
      <w:pPr>
        <w:spacing w:line="480" w:lineRule="auto"/>
        <w:ind w:firstLine="720"/>
        <w:rPr>
          <w:rFonts w:ascii="Times New Roman" w:hAnsi="Times New Roman" w:cs="Times New Roman"/>
        </w:rPr>
      </w:pPr>
      <w:r>
        <w:rPr>
          <w:rFonts w:ascii="Times New Roman" w:hAnsi="Times New Roman" w:cs="Times New Roman"/>
        </w:rPr>
        <w:t>The model begins with</w:t>
      </w:r>
      <w:r w:rsidR="00031359">
        <w:rPr>
          <w:rFonts w:ascii="Times New Roman" w:hAnsi="Times New Roman" w:cs="Times New Roman"/>
        </w:rPr>
        <w:t xml:space="preserve"> the standard Rosen model framework:</w:t>
      </w:r>
    </w:p>
    <w:p w14:paraId="1A794BFC" w14:textId="29B222C7" w:rsidR="00031359" w:rsidRDefault="00C4130E" w:rsidP="0013024C">
      <w:pPr>
        <w:spacing w:line="480" w:lineRule="auto"/>
        <w:ind w:firstLine="720"/>
        <w:jc w:val="right"/>
        <w:rPr>
          <w:rFonts w:ascii="Times New Roman" w:hAnsi="Times New Roman" w:cs="Times New Roman"/>
        </w:rPr>
      </w:pPr>
      <w:r>
        <w:rPr>
          <w:rFonts w:ascii="Times New Roman" w:hAnsi="Times New Roman" w:cs="Times New Roman"/>
          <w:position w:val="-12"/>
        </w:rPr>
        <w:pict w14:anchorId="42BC29BE">
          <v:shape id="_x0000_i1132" type="#_x0000_t75" style="width:137.65pt;height:16.7pt">
            <v:imagedata r:id="rId163" o:title=""/>
          </v:shape>
        </w:pict>
      </w:r>
      <w:r w:rsidR="0013024C">
        <w:rPr>
          <w:rFonts w:ascii="Times New Roman" w:hAnsi="Times New Roman" w:cs="Times New Roman"/>
          <w:position w:val="-12"/>
        </w:rPr>
        <w:t xml:space="preserve">                                             (30)</w:t>
      </w:r>
    </w:p>
    <w:p w14:paraId="77190834" w14:textId="2D96A7B5" w:rsidR="00E5342A" w:rsidRPr="0013024C" w:rsidRDefault="00C4130E" w:rsidP="0013024C">
      <w:pPr>
        <w:pStyle w:val="ListParagraph"/>
        <w:numPr>
          <w:ilvl w:val="0"/>
          <w:numId w:val="17"/>
        </w:numPr>
        <w:jc w:val="right"/>
        <w:rPr>
          <w:rFonts w:ascii="Times New Roman" w:hAnsi="Times New Roman" w:cs="Times New Roman"/>
        </w:rPr>
      </w:pPr>
      <w:r>
        <w:rPr>
          <w:position w:val="-12"/>
        </w:rPr>
        <w:lastRenderedPageBreak/>
        <w:pict w14:anchorId="256336B5">
          <v:shape id="_x0000_i1133" type="#_x0000_t75" style="width:28.8pt;height:16.7pt">
            <v:imagedata r:id="rId164" o:title=""/>
          </v:shape>
        </w:pict>
      </w:r>
      <w:r w:rsidR="00E5342A" w:rsidRPr="00C162C3">
        <w:rPr>
          <w:rFonts w:ascii="Times New Roman" w:hAnsi="Times New Roman" w:cs="Times New Roman"/>
        </w:rPr>
        <w:t xml:space="preserve"> </w:t>
      </w:r>
      <w:r w:rsidR="00E5342A" w:rsidRPr="0013024C">
        <w:rPr>
          <w:rFonts w:ascii="Times New Roman" w:hAnsi="Times New Roman" w:cs="Times New Roman"/>
        </w:rPr>
        <w:t xml:space="preserve">amenities associated with </w:t>
      </w:r>
      <w:r w:rsidR="005E7A24" w:rsidRPr="0013024C">
        <w:rPr>
          <w:rFonts w:ascii="Times New Roman" w:hAnsi="Times New Roman" w:cs="Times New Roman"/>
        </w:rPr>
        <w:t xml:space="preserve">a </w:t>
      </w:r>
      <w:r w:rsidR="00E5342A" w:rsidRPr="0013024C">
        <w:rPr>
          <w:rFonts w:ascii="Times New Roman" w:hAnsi="Times New Roman" w:cs="Times New Roman"/>
        </w:rPr>
        <w:t xml:space="preserve">home occupied by household </w:t>
      </w:r>
      <w:r w:rsidR="005E7A24" w:rsidRPr="0013024C">
        <w:rPr>
          <w:rFonts w:ascii="Times New Roman" w:hAnsi="Times New Roman" w:cs="Times New Roman"/>
          <w:i/>
        </w:rPr>
        <w:t>i</w:t>
      </w:r>
      <w:r w:rsidR="00E5342A" w:rsidRPr="0013024C">
        <w:rPr>
          <w:rFonts w:ascii="Times New Roman" w:hAnsi="Times New Roman" w:cs="Times New Roman"/>
        </w:rPr>
        <w:t xml:space="preserve"> in period </w:t>
      </w:r>
      <w:r w:rsidR="00E5342A" w:rsidRPr="0013024C">
        <w:rPr>
          <w:rFonts w:ascii="Times New Roman" w:hAnsi="Times New Roman" w:cs="Times New Roman"/>
          <w:i/>
        </w:rPr>
        <w:t>t</w:t>
      </w:r>
    </w:p>
    <w:p w14:paraId="290860DC" w14:textId="07AC9FA7" w:rsidR="00AA7C5D" w:rsidRPr="0013024C" w:rsidRDefault="00C4130E" w:rsidP="006D47F5">
      <w:pPr>
        <w:pStyle w:val="ListParagraph"/>
        <w:numPr>
          <w:ilvl w:val="0"/>
          <w:numId w:val="17"/>
        </w:numPr>
        <w:rPr>
          <w:rFonts w:ascii="Times New Roman" w:hAnsi="Times New Roman" w:cs="Times New Roman"/>
        </w:rPr>
      </w:pPr>
      <w:r>
        <w:rPr>
          <w:rFonts w:ascii="Times New Roman" w:hAnsi="Times New Roman" w:cs="Times New Roman"/>
          <w:position w:val="-12"/>
        </w:rPr>
        <w:pict w14:anchorId="2288869C">
          <v:shape id="_x0000_i1134" type="#_x0000_t75" style="width:28.2pt;height:16.7pt">
            <v:imagedata r:id="rId165" o:title=""/>
          </v:shape>
        </w:pict>
      </w:r>
      <w:r w:rsidR="00E5342A" w:rsidRPr="0013024C">
        <w:rPr>
          <w:rFonts w:ascii="Times New Roman" w:hAnsi="Times New Roman" w:cs="Times New Roman"/>
        </w:rPr>
        <w:t xml:space="preserve"> observable attributes of household </w:t>
      </w:r>
      <w:r w:rsidR="005E7A24" w:rsidRPr="0013024C">
        <w:rPr>
          <w:rFonts w:ascii="Times New Roman" w:hAnsi="Times New Roman" w:cs="Times New Roman"/>
          <w:i/>
        </w:rPr>
        <w:t>i</w:t>
      </w:r>
      <w:r w:rsidR="00E5342A" w:rsidRPr="0013024C">
        <w:rPr>
          <w:rFonts w:ascii="Times New Roman" w:hAnsi="Times New Roman" w:cs="Times New Roman"/>
        </w:rPr>
        <w:t xml:space="preserve"> in period </w:t>
      </w:r>
      <w:r w:rsidR="00E5342A" w:rsidRPr="0013024C">
        <w:rPr>
          <w:rFonts w:ascii="Times New Roman" w:hAnsi="Times New Roman" w:cs="Times New Roman"/>
          <w:i/>
        </w:rPr>
        <w:t>t</w:t>
      </w:r>
    </w:p>
    <w:p w14:paraId="2B29CF0B" w14:textId="31ECEE62" w:rsidR="00E5342A" w:rsidRPr="0013024C" w:rsidRDefault="00C4130E" w:rsidP="006D47F5">
      <w:pPr>
        <w:pStyle w:val="ListParagraph"/>
        <w:numPr>
          <w:ilvl w:val="0"/>
          <w:numId w:val="17"/>
        </w:numPr>
        <w:rPr>
          <w:rFonts w:ascii="Times New Roman" w:hAnsi="Times New Roman" w:cs="Times New Roman"/>
        </w:rPr>
      </w:pPr>
      <w:r>
        <w:rPr>
          <w:rFonts w:ascii="Times New Roman" w:hAnsi="Times New Roman" w:cs="Times New Roman"/>
          <w:position w:val="-12"/>
        </w:rPr>
        <w:pict w14:anchorId="47A41C6A">
          <v:shape id="_x0000_i1135" type="#_x0000_t75" style="width:27.05pt;height:16.7pt">
            <v:imagedata r:id="rId166" o:title=""/>
          </v:shape>
        </w:pict>
      </w:r>
      <w:r w:rsidR="00E5342A" w:rsidRPr="0013024C">
        <w:rPr>
          <w:rFonts w:ascii="Times New Roman" w:hAnsi="Times New Roman" w:cs="Times New Roman"/>
        </w:rPr>
        <w:t xml:space="preserve"> unobservable determinants of household </w:t>
      </w:r>
      <w:r w:rsidR="005E7A24" w:rsidRPr="0013024C">
        <w:rPr>
          <w:rFonts w:ascii="Times New Roman" w:hAnsi="Times New Roman" w:cs="Times New Roman"/>
          <w:i/>
        </w:rPr>
        <w:t>i</w:t>
      </w:r>
      <w:r w:rsidR="00E5342A" w:rsidRPr="0013024C">
        <w:rPr>
          <w:rFonts w:ascii="Times New Roman" w:hAnsi="Times New Roman" w:cs="Times New Roman"/>
        </w:rPr>
        <w:t xml:space="preserve">’s preferences in period </w:t>
      </w:r>
      <w:r w:rsidR="00E5342A" w:rsidRPr="0013024C">
        <w:rPr>
          <w:rFonts w:ascii="Times New Roman" w:hAnsi="Times New Roman" w:cs="Times New Roman"/>
          <w:i/>
        </w:rPr>
        <w:t>t</w:t>
      </w:r>
    </w:p>
    <w:p w14:paraId="37C1EFAE" w14:textId="5EE67CFC" w:rsidR="00E5342A" w:rsidRPr="0013024C" w:rsidRDefault="00C4130E" w:rsidP="006D47F5">
      <w:pPr>
        <w:pStyle w:val="MTDisplayEquation"/>
        <w:numPr>
          <w:ilvl w:val="0"/>
          <w:numId w:val="17"/>
        </w:numPr>
        <w:spacing w:line="240" w:lineRule="auto"/>
      </w:pPr>
      <w:bookmarkStart w:id="0" w:name="MTToggleStart"/>
      <w:bookmarkStart w:id="1" w:name="MTToggleEnd"/>
      <w:bookmarkEnd w:id="0"/>
      <w:bookmarkEnd w:id="1"/>
      <w:r>
        <w:rPr>
          <w:position w:val="-12"/>
        </w:rPr>
        <w:pict w14:anchorId="04C24847">
          <v:shape id="_x0000_i1136" type="#_x0000_t75" style="width:41.45pt;height:16.7pt">
            <v:imagedata r:id="rId167" o:title=""/>
          </v:shape>
        </w:pict>
      </w:r>
      <w:r w:rsidR="00E5342A" w:rsidRPr="0013024C">
        <w:t xml:space="preserve"> hedonic price function (all house prices are converted to rent</w:t>
      </w:r>
    </w:p>
    <w:p w14:paraId="07BD6739" w14:textId="77777777" w:rsidR="00553218" w:rsidRPr="00C162C3" w:rsidRDefault="00553218" w:rsidP="00C162C3">
      <w:pPr>
        <w:spacing w:line="480" w:lineRule="auto"/>
        <w:rPr>
          <w:rFonts w:ascii="Times New Roman" w:hAnsi="Times New Roman" w:cs="Times New Roman"/>
        </w:rPr>
      </w:pPr>
    </w:p>
    <w:p w14:paraId="082DB2C7" w14:textId="3FDC07C8" w:rsidR="00553218" w:rsidRPr="00C162C3" w:rsidRDefault="00553218" w:rsidP="00C162C3">
      <w:pPr>
        <w:spacing w:line="480" w:lineRule="auto"/>
        <w:rPr>
          <w:rFonts w:ascii="Times New Roman" w:hAnsi="Times New Roman" w:cs="Times New Roman"/>
        </w:rPr>
      </w:pPr>
      <w:r w:rsidRPr="00C162C3">
        <w:rPr>
          <w:rFonts w:ascii="Times New Roman" w:hAnsi="Times New Roman" w:cs="Times New Roman"/>
        </w:rPr>
        <w:t>This implies the following first order condition</w:t>
      </w:r>
    </w:p>
    <w:p w14:paraId="5C303131" w14:textId="77777777" w:rsidR="00553218" w:rsidRPr="00C162C3" w:rsidRDefault="00553218" w:rsidP="00C162C3">
      <w:pPr>
        <w:spacing w:line="480" w:lineRule="auto"/>
        <w:rPr>
          <w:rFonts w:ascii="Times New Roman" w:hAnsi="Times New Roman" w:cs="Times New Roman"/>
        </w:rPr>
      </w:pPr>
    </w:p>
    <w:p w14:paraId="77235B78" w14:textId="36A2583B" w:rsidR="00553218" w:rsidRPr="00C162C3" w:rsidRDefault="00553218" w:rsidP="0013024C">
      <w:pPr>
        <w:pStyle w:val="MTDisplayEquation"/>
        <w:jc w:val="right"/>
      </w:pPr>
      <w:r w:rsidRPr="00C162C3">
        <w:tab/>
      </w:r>
      <w:r w:rsidR="00C4130E">
        <w:rPr>
          <w:position w:val="-12"/>
        </w:rPr>
        <w:pict w14:anchorId="17F38D9E">
          <v:shape id="_x0000_i1137" type="#_x0000_t75" style="width:119.25pt;height:16.7pt">
            <v:imagedata r:id="rId168" o:title=""/>
          </v:shape>
        </w:pict>
      </w:r>
      <w:r w:rsidRPr="00C162C3">
        <w:t xml:space="preserve"> </w:t>
      </w:r>
      <w:r w:rsidR="0013024C">
        <w:t xml:space="preserve">                                            (31)</w:t>
      </w:r>
    </w:p>
    <w:p w14:paraId="0D1F99FE" w14:textId="77777777" w:rsidR="0013024C" w:rsidRDefault="0013024C" w:rsidP="00C162C3">
      <w:pPr>
        <w:spacing w:line="480" w:lineRule="auto"/>
        <w:rPr>
          <w:rFonts w:ascii="Times New Roman" w:hAnsi="Times New Roman" w:cs="Times New Roman"/>
        </w:rPr>
      </w:pPr>
    </w:p>
    <w:p w14:paraId="23D38F4F" w14:textId="77777777" w:rsidR="004A2AC5" w:rsidRPr="00C162C3" w:rsidRDefault="00553218" w:rsidP="00C162C3">
      <w:pPr>
        <w:spacing w:line="480" w:lineRule="auto"/>
        <w:rPr>
          <w:rFonts w:ascii="Times New Roman" w:hAnsi="Times New Roman" w:cs="Times New Roman"/>
        </w:rPr>
      </w:pPr>
      <w:r w:rsidRPr="00C162C3">
        <w:rPr>
          <w:rFonts w:ascii="Times New Roman" w:hAnsi="Times New Roman" w:cs="Times New Roman"/>
        </w:rPr>
        <w:t xml:space="preserve">In an initial stage, we </w:t>
      </w:r>
      <w:proofErr w:type="gramStart"/>
      <w:r w:rsidRPr="00C162C3">
        <w:rPr>
          <w:rFonts w:ascii="Times New Roman" w:hAnsi="Times New Roman" w:cs="Times New Roman"/>
        </w:rPr>
        <w:t xml:space="preserve">estimate </w:t>
      </w:r>
      <w:proofErr w:type="gramEnd"/>
      <w:r w:rsidR="00C4130E">
        <w:rPr>
          <w:rFonts w:ascii="Times New Roman" w:hAnsi="Times New Roman" w:cs="Times New Roman"/>
          <w:position w:val="-12"/>
        </w:rPr>
        <w:pict w14:anchorId="56AAB635">
          <v:shape id="_x0000_i1138" type="#_x0000_t75" style="width:31.7pt;height:16.7pt">
            <v:imagedata r:id="rId169" o:title=""/>
          </v:shape>
        </w:pict>
      </w:r>
      <w:r w:rsidRPr="00C162C3">
        <w:rPr>
          <w:rFonts w:ascii="Times New Roman" w:hAnsi="Times New Roman" w:cs="Times New Roman"/>
        </w:rPr>
        <w:t>.  In the second stage</w:t>
      </w:r>
      <w:r w:rsidR="00063578" w:rsidRPr="00C162C3">
        <w:rPr>
          <w:rFonts w:ascii="Times New Roman" w:hAnsi="Times New Roman" w:cs="Times New Roman"/>
        </w:rPr>
        <w:t xml:space="preserve">, those estimates </w:t>
      </w:r>
      <w:r w:rsidR="004A2AC5" w:rsidRPr="00C162C3">
        <w:rPr>
          <w:rFonts w:ascii="Times New Roman" w:hAnsi="Times New Roman" w:cs="Times New Roman"/>
        </w:rPr>
        <w:t>are used to recover the paramete</w:t>
      </w:r>
      <w:r w:rsidR="00063578" w:rsidRPr="00C162C3">
        <w:rPr>
          <w:rFonts w:ascii="Times New Roman" w:hAnsi="Times New Roman" w:cs="Times New Roman"/>
        </w:rPr>
        <w:t>rs of utility</w:t>
      </w:r>
      <w:r w:rsidR="004A2AC5" w:rsidRPr="00C162C3">
        <w:rPr>
          <w:rFonts w:ascii="Times New Roman" w:hAnsi="Times New Roman" w:cs="Times New Roman"/>
        </w:rPr>
        <w:t>:</w:t>
      </w:r>
    </w:p>
    <w:p w14:paraId="1F40FE4F" w14:textId="77777777" w:rsidR="004A2AC5" w:rsidRPr="00C162C3" w:rsidRDefault="004A2AC5" w:rsidP="00C162C3">
      <w:pPr>
        <w:spacing w:line="480" w:lineRule="auto"/>
        <w:rPr>
          <w:rFonts w:ascii="Times New Roman" w:hAnsi="Times New Roman" w:cs="Times New Roman"/>
        </w:rPr>
      </w:pPr>
    </w:p>
    <w:p w14:paraId="2049118A" w14:textId="6611C1F8" w:rsidR="004A2AC5" w:rsidRDefault="004A2AC5" w:rsidP="0013024C">
      <w:pPr>
        <w:pStyle w:val="MTDisplayEquation"/>
        <w:jc w:val="right"/>
      </w:pPr>
      <w:r w:rsidRPr="00C162C3">
        <w:tab/>
      </w:r>
      <w:r w:rsidR="00C4130E">
        <w:rPr>
          <w:position w:val="-12"/>
        </w:rPr>
        <w:pict w14:anchorId="64568B30">
          <v:shape id="_x0000_i1139" type="#_x0000_t75" style="width:135.35pt;height:16.7pt">
            <v:imagedata r:id="rId170" o:title=""/>
          </v:shape>
        </w:pict>
      </w:r>
      <w:r w:rsidRPr="00C162C3">
        <w:t xml:space="preserve"> </w:t>
      </w:r>
      <w:r w:rsidR="0013024C">
        <w:t xml:space="preserve">                                       (32)</w:t>
      </w:r>
    </w:p>
    <w:p w14:paraId="524B3071" w14:textId="77777777" w:rsidR="0013024C" w:rsidRPr="0013024C" w:rsidRDefault="0013024C" w:rsidP="0013024C"/>
    <w:p w14:paraId="1422CB7D" w14:textId="0B79EE5B" w:rsidR="004A2AC5" w:rsidRPr="00C162C3" w:rsidRDefault="004A2AC5" w:rsidP="00C162C3">
      <w:pPr>
        <w:spacing w:line="480" w:lineRule="auto"/>
        <w:rPr>
          <w:rFonts w:ascii="Times New Roman" w:hAnsi="Times New Roman" w:cs="Times New Roman"/>
        </w:rPr>
      </w:pPr>
      <w:r w:rsidRPr="00C162C3">
        <w:rPr>
          <w:rFonts w:ascii="Times New Roman" w:hAnsi="Times New Roman" w:cs="Times New Roman"/>
        </w:rPr>
        <w:t>The goal of the Bishop-Murphy approach is to preserve this basic framework while including moving costs and forward-looking behavior.</w:t>
      </w:r>
    </w:p>
    <w:p w14:paraId="5FB9CF15" w14:textId="3DC730BD" w:rsidR="004A2AC5" w:rsidRPr="00C162C3" w:rsidRDefault="008B4661" w:rsidP="00C162C3">
      <w:pPr>
        <w:spacing w:line="480" w:lineRule="auto"/>
        <w:ind w:firstLine="720"/>
        <w:rPr>
          <w:rFonts w:ascii="Times New Roman" w:hAnsi="Times New Roman" w:cs="Times New Roman"/>
        </w:rPr>
      </w:pPr>
      <w:r w:rsidRPr="00C162C3">
        <w:rPr>
          <w:rFonts w:ascii="Times New Roman" w:hAnsi="Times New Roman" w:cs="Times New Roman"/>
        </w:rPr>
        <w:t>Consider household flow utilities that are choice specific (in particular, specific to whether or not the household moves in the period in question):</w:t>
      </w:r>
    </w:p>
    <w:p w14:paraId="5D37B929" w14:textId="77777777" w:rsidR="008B4661" w:rsidRPr="00C162C3" w:rsidRDefault="008B4661" w:rsidP="00C162C3">
      <w:pPr>
        <w:spacing w:line="480" w:lineRule="auto"/>
        <w:rPr>
          <w:rFonts w:ascii="Times New Roman" w:hAnsi="Times New Roman" w:cs="Times New Roman"/>
        </w:rPr>
      </w:pPr>
    </w:p>
    <w:p w14:paraId="1DA58A25" w14:textId="2A48F2E3" w:rsidR="008B4661" w:rsidRPr="00C162C3" w:rsidRDefault="00CB4DD3" w:rsidP="0013024C">
      <w:pPr>
        <w:pStyle w:val="MTDisplayEquation"/>
        <w:tabs>
          <w:tab w:val="left" w:pos="1440"/>
          <w:tab w:val="left" w:pos="1620"/>
          <w:tab w:val="left" w:pos="6480"/>
        </w:tabs>
        <w:jc w:val="right"/>
      </w:pPr>
      <w:r w:rsidRPr="00C162C3">
        <w:tab/>
      </w:r>
      <w:r w:rsidR="00C4130E">
        <w:rPr>
          <w:position w:val="-12"/>
        </w:rPr>
        <w:pict w14:anchorId="1B83962A">
          <v:shape id="_x0000_i1140" type="#_x0000_t75" style="width:137.65pt;height:19pt">
            <v:imagedata r:id="rId171" o:title=""/>
          </v:shape>
        </w:pict>
      </w:r>
      <w:r w:rsidR="008B4661" w:rsidRPr="00C162C3">
        <w:t xml:space="preserve"> </w:t>
      </w:r>
      <w:r w:rsidR="0013024C">
        <w:tab/>
        <w:t xml:space="preserve">             </w:t>
      </w:r>
      <w:r w:rsidRPr="00C162C3">
        <w:t>(Non-Movers)</w:t>
      </w:r>
      <w:r w:rsidR="0013024C">
        <w:t xml:space="preserve">       (33)</w:t>
      </w:r>
    </w:p>
    <w:p w14:paraId="14BF27E6" w14:textId="55DDCF8F" w:rsidR="004A2AC5" w:rsidRPr="00C162C3" w:rsidRDefault="00CB4DD3" w:rsidP="0013024C">
      <w:pPr>
        <w:tabs>
          <w:tab w:val="left" w:pos="1440"/>
        </w:tabs>
        <w:spacing w:line="480" w:lineRule="auto"/>
        <w:jc w:val="right"/>
        <w:rPr>
          <w:rFonts w:ascii="Times New Roman" w:hAnsi="Times New Roman" w:cs="Times New Roman"/>
        </w:rPr>
      </w:pPr>
      <w:r w:rsidRPr="00C162C3">
        <w:rPr>
          <w:rFonts w:ascii="Times New Roman" w:hAnsi="Times New Roman" w:cs="Times New Roman"/>
        </w:rPr>
        <w:tab/>
      </w:r>
      <w:r w:rsidR="00C4130E">
        <w:rPr>
          <w:rFonts w:ascii="Times New Roman" w:hAnsi="Times New Roman" w:cs="Times New Roman"/>
          <w:position w:val="-12"/>
        </w:rPr>
        <w:pict w14:anchorId="729A2206">
          <v:shape id="_x0000_i1141" type="#_x0000_t75" style="width:224.65pt;height:19pt">
            <v:imagedata r:id="rId172" o:title=""/>
          </v:shape>
        </w:pict>
      </w:r>
      <w:r w:rsidRPr="00C162C3">
        <w:rPr>
          <w:rFonts w:ascii="Times New Roman" w:hAnsi="Times New Roman" w:cs="Times New Roman"/>
        </w:rPr>
        <w:tab/>
        <w:t>(Movers)</w:t>
      </w:r>
      <w:r w:rsidR="0013024C">
        <w:rPr>
          <w:rFonts w:ascii="Times New Roman" w:hAnsi="Times New Roman" w:cs="Times New Roman"/>
        </w:rPr>
        <w:t xml:space="preserve">       (34)</w:t>
      </w:r>
    </w:p>
    <w:p w14:paraId="5215D99F" w14:textId="49CEEB7F" w:rsidR="00CB4DD3" w:rsidRPr="00C162C3" w:rsidRDefault="00CB4DD3" w:rsidP="00C162C3">
      <w:pPr>
        <w:spacing w:line="480" w:lineRule="auto"/>
        <w:rPr>
          <w:rFonts w:ascii="Times New Roman" w:hAnsi="Times New Roman" w:cs="Times New Roman"/>
        </w:rPr>
      </w:pPr>
    </w:p>
    <w:p w14:paraId="4B13700C" w14:textId="3DB521E6" w:rsidR="008A573E" w:rsidRPr="00C162C3" w:rsidRDefault="00C4130E" w:rsidP="00C162C3">
      <w:pPr>
        <w:pStyle w:val="MTDisplayEquation"/>
        <w:numPr>
          <w:ilvl w:val="0"/>
          <w:numId w:val="16"/>
        </w:numPr>
        <w:spacing w:line="240" w:lineRule="auto"/>
      </w:pPr>
      <w:r>
        <w:rPr>
          <w:position w:val="-12"/>
        </w:rPr>
        <w:pict w14:anchorId="5814344A">
          <v:shape id="_x0000_i1142" type="#_x0000_t75" style="width:28.8pt;height:19pt">
            <v:imagedata r:id="rId173" o:title=""/>
          </v:shape>
        </w:pict>
      </w:r>
      <w:r w:rsidR="008D38E1" w:rsidRPr="00C162C3">
        <w:t xml:space="preserve"> </w:t>
      </w:r>
      <w:r w:rsidR="008A573E" w:rsidRPr="00C162C3">
        <w:t>Endowment level of X</w:t>
      </w:r>
    </w:p>
    <w:p w14:paraId="1EF436B0" w14:textId="0BBA4A96" w:rsidR="004A2AC5" w:rsidRPr="00C162C3" w:rsidRDefault="00C4130E" w:rsidP="00C162C3">
      <w:pPr>
        <w:pStyle w:val="MTDisplayEquation"/>
        <w:numPr>
          <w:ilvl w:val="0"/>
          <w:numId w:val="16"/>
        </w:numPr>
        <w:spacing w:line="240" w:lineRule="auto"/>
      </w:pPr>
      <w:r>
        <w:rPr>
          <w:position w:val="-12"/>
        </w:rPr>
        <w:pict w14:anchorId="2C931829">
          <v:shape id="_x0000_i1143" type="#_x0000_t75" style="width:28.8pt;height:19pt">
            <v:imagedata r:id="rId174" o:title=""/>
          </v:shape>
        </w:pict>
      </w:r>
      <w:r w:rsidR="008A573E" w:rsidRPr="00C162C3">
        <w:t>Optimized level of X chosen by movers</w:t>
      </w:r>
    </w:p>
    <w:p w14:paraId="19C95F6A" w14:textId="04CC155E" w:rsidR="008A573E" w:rsidRPr="00C162C3" w:rsidRDefault="00C4130E" w:rsidP="00C162C3">
      <w:pPr>
        <w:pStyle w:val="MTDisplayEquation"/>
        <w:numPr>
          <w:ilvl w:val="0"/>
          <w:numId w:val="16"/>
        </w:numPr>
        <w:spacing w:line="240" w:lineRule="auto"/>
      </w:pPr>
      <w:r>
        <w:rPr>
          <w:position w:val="-12"/>
        </w:rPr>
        <w:pict w14:anchorId="7D44E2A1">
          <v:shape id="_x0000_i1144" type="#_x0000_t75" style="width:78.9pt;height:16.7pt">
            <v:imagedata r:id="rId175" o:title=""/>
          </v:shape>
        </w:pict>
      </w:r>
      <w:r w:rsidR="008A573E" w:rsidRPr="00C162C3">
        <w:t xml:space="preserve"> moving costs</w:t>
      </w:r>
    </w:p>
    <w:p w14:paraId="245C6575" w14:textId="77777777" w:rsidR="008A573E" w:rsidRPr="00C162C3" w:rsidRDefault="008A573E" w:rsidP="00C162C3">
      <w:pPr>
        <w:spacing w:line="480" w:lineRule="auto"/>
        <w:ind w:left="990"/>
        <w:rPr>
          <w:rFonts w:ascii="Times New Roman" w:hAnsi="Times New Roman" w:cs="Times New Roman"/>
        </w:rPr>
      </w:pPr>
    </w:p>
    <w:p w14:paraId="07ACF6B9" w14:textId="3D96B2BC" w:rsidR="008A573E" w:rsidRPr="00C162C3" w:rsidRDefault="008A573E" w:rsidP="00C162C3">
      <w:pPr>
        <w:spacing w:line="480" w:lineRule="auto"/>
        <w:rPr>
          <w:rFonts w:ascii="Times New Roman" w:hAnsi="Times New Roman" w:cs="Times New Roman"/>
        </w:rPr>
      </w:pPr>
      <w:r w:rsidRPr="00C162C3">
        <w:rPr>
          <w:rFonts w:ascii="Times New Roman" w:hAnsi="Times New Roman" w:cs="Times New Roman"/>
        </w:rPr>
        <w:lastRenderedPageBreak/>
        <w:t>We could use these choice-specific flow utilities to define the value function (i.e., the expected present discounted value of the future stream of utility given optimizing behavior):</w:t>
      </w:r>
    </w:p>
    <w:p w14:paraId="1181DA0C" w14:textId="77777777" w:rsidR="008A573E" w:rsidRPr="00C162C3" w:rsidRDefault="008A573E" w:rsidP="00C162C3">
      <w:pPr>
        <w:spacing w:line="480" w:lineRule="auto"/>
        <w:rPr>
          <w:rFonts w:ascii="Times New Roman" w:hAnsi="Times New Roman" w:cs="Times New Roman"/>
        </w:rPr>
      </w:pPr>
    </w:p>
    <w:p w14:paraId="5953AEDC" w14:textId="0723A224" w:rsidR="008A573E" w:rsidRPr="00C162C3" w:rsidRDefault="00C4130E" w:rsidP="0013024C">
      <w:pPr>
        <w:spacing w:line="480" w:lineRule="auto"/>
        <w:jc w:val="right"/>
        <w:rPr>
          <w:rFonts w:ascii="Times New Roman" w:hAnsi="Times New Roman" w:cs="Times New Roman"/>
        </w:rPr>
      </w:pPr>
      <w:r>
        <w:rPr>
          <w:rFonts w:ascii="Times New Roman" w:hAnsi="Times New Roman" w:cs="Times New Roman"/>
          <w:position w:val="-30"/>
        </w:rPr>
        <w:pict w14:anchorId="7A682295">
          <v:shape id="_x0000_i1145" type="#_x0000_t75" style="width:3in;height:35.7pt">
            <v:imagedata r:id="rId176" o:title=""/>
          </v:shape>
        </w:pict>
      </w:r>
      <w:r w:rsidR="0013024C">
        <w:rPr>
          <w:rFonts w:ascii="Times New Roman" w:hAnsi="Times New Roman" w:cs="Times New Roman"/>
          <w:position w:val="-30"/>
        </w:rPr>
        <w:t xml:space="preserve">                                (35)</w:t>
      </w:r>
    </w:p>
    <w:p w14:paraId="1DE9E90A" w14:textId="77777777" w:rsidR="008A573E" w:rsidRPr="00C162C3" w:rsidRDefault="008A573E" w:rsidP="00C162C3">
      <w:pPr>
        <w:spacing w:line="480" w:lineRule="auto"/>
        <w:rPr>
          <w:rFonts w:ascii="Times New Roman" w:hAnsi="Times New Roman" w:cs="Times New Roman"/>
        </w:rPr>
      </w:pPr>
    </w:p>
    <w:p w14:paraId="319DF196" w14:textId="11B889B0" w:rsidR="008A573E" w:rsidRPr="00C162C3" w:rsidRDefault="008A573E" w:rsidP="00C162C3">
      <w:pPr>
        <w:spacing w:line="480" w:lineRule="auto"/>
        <w:rPr>
          <w:rFonts w:ascii="Times New Roman" w:hAnsi="Times New Roman" w:cs="Times New Roman"/>
        </w:rPr>
      </w:pPr>
      <w:r w:rsidRPr="00C162C3">
        <w:rPr>
          <w:rFonts w:ascii="Times New Roman" w:hAnsi="Times New Roman" w:cs="Times New Roman"/>
        </w:rPr>
        <w:t>Given that the household behaves optimally in the future regardless of what it does today, we can define choice-specific value functions iteratively:</w:t>
      </w:r>
    </w:p>
    <w:p w14:paraId="1349CFE0" w14:textId="77777777" w:rsidR="008A573E" w:rsidRPr="00C162C3" w:rsidRDefault="008A573E" w:rsidP="00C162C3">
      <w:pPr>
        <w:spacing w:line="480" w:lineRule="auto"/>
        <w:rPr>
          <w:rFonts w:ascii="Times New Roman" w:hAnsi="Times New Roman" w:cs="Times New Roman"/>
        </w:rPr>
      </w:pPr>
    </w:p>
    <w:p w14:paraId="6F86D916" w14:textId="3C95089C" w:rsidR="008A573E" w:rsidRPr="00C162C3" w:rsidRDefault="00C4130E" w:rsidP="0013024C">
      <w:pPr>
        <w:spacing w:line="480" w:lineRule="auto"/>
        <w:jc w:val="right"/>
        <w:rPr>
          <w:rFonts w:ascii="Times New Roman" w:hAnsi="Times New Roman" w:cs="Times New Roman"/>
        </w:rPr>
      </w:pPr>
      <w:r>
        <w:rPr>
          <w:rFonts w:ascii="Times New Roman" w:hAnsi="Times New Roman" w:cs="Times New Roman"/>
          <w:position w:val="-16"/>
        </w:rPr>
        <w:pict w14:anchorId="23430B05">
          <v:shape id="_x0000_i1146" type="#_x0000_t75" style="width:364.05pt;height:23.6pt">
            <v:imagedata r:id="rId177" o:title=""/>
          </v:shape>
        </w:pict>
      </w:r>
      <w:r w:rsidR="0013024C">
        <w:rPr>
          <w:rFonts w:ascii="Times New Roman" w:hAnsi="Times New Roman" w:cs="Times New Roman"/>
          <w:position w:val="-16"/>
        </w:rPr>
        <w:t xml:space="preserve">       (36)</w:t>
      </w:r>
    </w:p>
    <w:p w14:paraId="295C688B" w14:textId="3C6CFF90" w:rsidR="00A4774B" w:rsidRPr="00C162C3" w:rsidRDefault="00C4130E" w:rsidP="0013024C">
      <w:pPr>
        <w:spacing w:line="480" w:lineRule="auto"/>
        <w:jc w:val="right"/>
        <w:rPr>
          <w:rFonts w:ascii="Times New Roman" w:hAnsi="Times New Roman" w:cs="Times New Roman"/>
        </w:rPr>
      </w:pPr>
      <w:r>
        <w:rPr>
          <w:rFonts w:ascii="Times New Roman" w:hAnsi="Times New Roman" w:cs="Times New Roman"/>
          <w:position w:val="-16"/>
        </w:rPr>
        <w:pict w14:anchorId="592372E3">
          <v:shape id="_x0000_i1147" type="#_x0000_t75" style="width:383.6pt;height:23.6pt">
            <v:imagedata r:id="rId178" o:title=""/>
          </v:shape>
        </w:pict>
      </w:r>
      <w:r w:rsidR="0013024C">
        <w:rPr>
          <w:rFonts w:ascii="Times New Roman" w:hAnsi="Times New Roman" w:cs="Times New Roman"/>
          <w:position w:val="-16"/>
        </w:rPr>
        <w:t xml:space="preserve">    (37)</w:t>
      </w:r>
    </w:p>
    <w:p w14:paraId="19E2C6FF" w14:textId="77777777" w:rsidR="004A2AC5" w:rsidRPr="00C162C3" w:rsidRDefault="004A2AC5" w:rsidP="00C162C3">
      <w:pPr>
        <w:spacing w:line="480" w:lineRule="auto"/>
        <w:rPr>
          <w:rFonts w:ascii="Times New Roman" w:hAnsi="Times New Roman" w:cs="Times New Roman"/>
        </w:rPr>
      </w:pPr>
    </w:p>
    <w:p w14:paraId="5A6DBD11" w14:textId="52BF5957" w:rsidR="004A2AC5" w:rsidRPr="00C162C3" w:rsidRDefault="00A4774B" w:rsidP="00C162C3">
      <w:pPr>
        <w:spacing w:line="480" w:lineRule="auto"/>
        <w:rPr>
          <w:rFonts w:ascii="Times New Roman" w:hAnsi="Times New Roman" w:cs="Times New Roman"/>
        </w:rPr>
      </w:pPr>
      <w:proofErr w:type="gramStart"/>
      <w:r w:rsidRPr="00C162C3">
        <w:rPr>
          <w:rFonts w:ascii="Times New Roman" w:hAnsi="Times New Roman" w:cs="Times New Roman"/>
        </w:rPr>
        <w:t>where</w:t>
      </w:r>
      <w:proofErr w:type="gramEnd"/>
      <w:r w:rsidRPr="00C162C3">
        <w:rPr>
          <w:rFonts w:ascii="Times New Roman" w:hAnsi="Times New Roman" w:cs="Times New Roman"/>
        </w:rPr>
        <w:t xml:space="preserve"> </w:t>
      </w:r>
      <w:r w:rsidR="00C4130E">
        <w:rPr>
          <w:rFonts w:ascii="Times New Roman" w:hAnsi="Times New Roman" w:cs="Times New Roman"/>
          <w:position w:val="-12"/>
        </w:rPr>
        <w:pict w14:anchorId="4D656ECC">
          <v:shape id="_x0000_i1148" type="#_x0000_t75" style="width:39.15pt;height:19pt">
            <v:imagedata r:id="rId179" o:title=""/>
          </v:shape>
        </w:pict>
      </w:r>
      <w:r w:rsidRPr="00C162C3">
        <w:rPr>
          <w:rFonts w:ascii="Times New Roman" w:hAnsi="Times New Roman" w:cs="Times New Roman"/>
        </w:rPr>
        <w:t xml:space="preserve"> measures the flow utility associated with the move to the optimal </w:t>
      </w:r>
      <w:r w:rsidR="00C4130E">
        <w:rPr>
          <w:rFonts w:ascii="Times New Roman" w:hAnsi="Times New Roman" w:cs="Times New Roman"/>
          <w:position w:val="-12"/>
        </w:rPr>
        <w:pict w14:anchorId="1931D324">
          <v:shape id="_x0000_i1149" type="#_x0000_t75" style="width:22.45pt;height:19pt">
            <v:imagedata r:id="rId180" o:title=""/>
          </v:shape>
        </w:pict>
      </w:r>
      <w:r w:rsidRPr="00C162C3">
        <w:rPr>
          <w:rFonts w:ascii="Times New Roman" w:hAnsi="Times New Roman" w:cs="Times New Roman"/>
        </w:rPr>
        <w:t xml:space="preserve">  The household will decide to move this period if:</w:t>
      </w:r>
    </w:p>
    <w:p w14:paraId="59FC6234" w14:textId="77777777" w:rsidR="00A4774B" w:rsidRPr="00C162C3" w:rsidRDefault="00A4774B" w:rsidP="00C162C3">
      <w:pPr>
        <w:spacing w:line="480" w:lineRule="auto"/>
        <w:rPr>
          <w:rFonts w:ascii="Times New Roman" w:hAnsi="Times New Roman" w:cs="Times New Roman"/>
        </w:rPr>
      </w:pPr>
    </w:p>
    <w:p w14:paraId="1FE46B2C" w14:textId="6846A7F5" w:rsidR="00A4774B" w:rsidRPr="00C162C3" w:rsidRDefault="00C4130E" w:rsidP="0013024C">
      <w:pPr>
        <w:spacing w:line="480" w:lineRule="auto"/>
        <w:jc w:val="right"/>
        <w:rPr>
          <w:rFonts w:ascii="Times New Roman" w:hAnsi="Times New Roman" w:cs="Times New Roman"/>
        </w:rPr>
      </w:pPr>
      <w:r>
        <w:rPr>
          <w:rFonts w:ascii="Times New Roman" w:hAnsi="Times New Roman" w:cs="Times New Roman"/>
          <w:position w:val="-12"/>
        </w:rPr>
        <w:pict w14:anchorId="18F02E0F">
          <v:shape id="_x0000_i1150" type="#_x0000_t75" style="width:100.8pt;height:16.7pt">
            <v:imagedata r:id="rId181" o:title=""/>
          </v:shape>
        </w:pict>
      </w:r>
      <w:r w:rsidR="0013024C">
        <w:rPr>
          <w:rFonts w:ascii="Times New Roman" w:hAnsi="Times New Roman" w:cs="Times New Roman"/>
          <w:position w:val="-12"/>
        </w:rPr>
        <w:t xml:space="preserve">                                              (38)</w:t>
      </w:r>
    </w:p>
    <w:p w14:paraId="7564D4BE" w14:textId="77777777" w:rsidR="00A4774B" w:rsidRPr="00C162C3" w:rsidRDefault="00A4774B" w:rsidP="00C162C3">
      <w:pPr>
        <w:spacing w:line="480" w:lineRule="auto"/>
        <w:rPr>
          <w:rFonts w:ascii="Times New Roman" w:hAnsi="Times New Roman" w:cs="Times New Roman"/>
        </w:rPr>
      </w:pPr>
    </w:p>
    <w:p w14:paraId="384277C2" w14:textId="30BB4C67" w:rsidR="00A4774B" w:rsidRPr="00C162C3" w:rsidRDefault="00A4774B" w:rsidP="00C162C3">
      <w:pPr>
        <w:spacing w:line="480" w:lineRule="auto"/>
        <w:rPr>
          <w:rFonts w:ascii="Times New Roman" w:hAnsi="Times New Roman" w:cs="Times New Roman"/>
        </w:rPr>
      </w:pPr>
      <w:r w:rsidRPr="00C162C3">
        <w:rPr>
          <w:rFonts w:ascii="Times New Roman" w:hAnsi="Times New Roman" w:cs="Times New Roman"/>
        </w:rPr>
        <w:t xml:space="preserve">Assume that </w:t>
      </w:r>
      <w:r w:rsidR="00C4130E">
        <w:rPr>
          <w:rFonts w:ascii="Times New Roman" w:hAnsi="Times New Roman" w:cs="Times New Roman"/>
          <w:position w:val="-12"/>
        </w:rPr>
        <w:pict w14:anchorId="36B43F23">
          <v:shape id="_x0000_i1151" type="#_x0000_t75" style="width:25.9pt;height:16.7pt">
            <v:imagedata r:id="rId182" o:title=""/>
          </v:shape>
        </w:pict>
      </w:r>
      <w:r w:rsidRPr="00C162C3">
        <w:rPr>
          <w:rFonts w:ascii="Times New Roman" w:hAnsi="Times New Roman" w:cs="Times New Roman"/>
        </w:rPr>
        <w:t xml:space="preserve"> </w:t>
      </w:r>
      <w:proofErr w:type="spellStart"/>
      <w:r w:rsidRPr="00C162C3">
        <w:rPr>
          <w:rFonts w:ascii="Times New Roman" w:hAnsi="Times New Roman" w:cs="Times New Roman"/>
        </w:rPr>
        <w:t>i.i.d</w:t>
      </w:r>
      <w:proofErr w:type="spellEnd"/>
      <w:r w:rsidRPr="00C162C3">
        <w:rPr>
          <w:rFonts w:ascii="Times New Roman" w:hAnsi="Times New Roman" w:cs="Times New Roman"/>
        </w:rPr>
        <w:t xml:space="preserve">. Type I Extreme value with scale </w:t>
      </w:r>
      <w:proofErr w:type="gramStart"/>
      <w:r w:rsidRPr="00C162C3">
        <w:rPr>
          <w:rFonts w:ascii="Times New Roman" w:hAnsi="Times New Roman" w:cs="Times New Roman"/>
        </w:rPr>
        <w:t xml:space="preserve">parameter </w:t>
      </w:r>
      <w:proofErr w:type="gramEnd"/>
      <w:r w:rsidR="00C4130E">
        <w:rPr>
          <w:rFonts w:ascii="Times New Roman" w:hAnsi="Times New Roman" w:cs="Times New Roman"/>
          <w:position w:val="-12"/>
        </w:rPr>
        <w:pict w14:anchorId="71BA8A15">
          <v:shape id="_x0000_i1152" type="#_x0000_t75" style="width:14.4pt;height:16.7pt">
            <v:imagedata r:id="rId183" o:title=""/>
          </v:shape>
        </w:pict>
      </w:r>
      <w:r w:rsidRPr="00C162C3">
        <w:rPr>
          <w:rFonts w:ascii="Times New Roman" w:hAnsi="Times New Roman" w:cs="Times New Roman"/>
        </w:rPr>
        <w:t xml:space="preserve">.  We could use this inequality to form a </w:t>
      </w:r>
      <w:proofErr w:type="spellStart"/>
      <w:r w:rsidRPr="00C162C3">
        <w:rPr>
          <w:rFonts w:ascii="Times New Roman" w:hAnsi="Times New Roman" w:cs="Times New Roman"/>
        </w:rPr>
        <w:t>logit</w:t>
      </w:r>
      <w:proofErr w:type="spellEnd"/>
      <w:r w:rsidRPr="00C162C3">
        <w:rPr>
          <w:rFonts w:ascii="Times New Roman" w:hAnsi="Times New Roman" w:cs="Times New Roman"/>
        </w:rPr>
        <w:t xml:space="preserve"> estimating equation based on observed move/stay decisions. But we would need to know </w:t>
      </w:r>
      <w:r w:rsidR="00F24BC3">
        <w:rPr>
          <w:rFonts w:ascii="Times New Roman" w:hAnsi="Times New Roman" w:cs="Times New Roman"/>
        </w:rPr>
        <w:t xml:space="preserve">the </w:t>
      </w:r>
      <w:r w:rsidRPr="00C162C3">
        <w:rPr>
          <w:rFonts w:ascii="Times New Roman" w:hAnsi="Times New Roman" w:cs="Times New Roman"/>
        </w:rPr>
        <w:t xml:space="preserve">form of </w:t>
      </w:r>
      <w:r w:rsidR="00C4130E">
        <w:rPr>
          <w:rFonts w:ascii="Times New Roman" w:hAnsi="Times New Roman" w:cs="Times New Roman"/>
          <w:position w:val="-12"/>
        </w:rPr>
        <w:pict w14:anchorId="431536D0">
          <v:shape id="_x0000_i1153" type="#_x0000_t75" style="width:23.05pt;height:16.7pt">
            <v:imagedata r:id="rId184" o:title=""/>
          </v:shape>
        </w:pict>
      </w:r>
      <w:r w:rsidRPr="00C162C3">
        <w:rPr>
          <w:rFonts w:ascii="Times New Roman" w:hAnsi="Times New Roman" w:cs="Times New Roman"/>
        </w:rPr>
        <w:t xml:space="preserve"> </w:t>
      </w:r>
      <w:proofErr w:type="spellStart"/>
      <w:proofErr w:type="gramStart"/>
      <w:r w:rsidRPr="00C162C3">
        <w:rPr>
          <w:rFonts w:ascii="Times New Roman" w:hAnsi="Times New Roman" w:cs="Times New Roman"/>
        </w:rPr>
        <w:t>and</w:t>
      </w:r>
      <w:proofErr w:type="spellEnd"/>
      <w:r w:rsidRPr="00C162C3">
        <w:rPr>
          <w:rFonts w:ascii="Times New Roman" w:hAnsi="Times New Roman" w:cs="Times New Roman"/>
        </w:rPr>
        <w:t xml:space="preserve"> </w:t>
      </w:r>
      <w:proofErr w:type="gramEnd"/>
      <w:r w:rsidR="00C4130E">
        <w:rPr>
          <w:rFonts w:ascii="Times New Roman" w:hAnsi="Times New Roman" w:cs="Times New Roman"/>
          <w:position w:val="-10"/>
        </w:rPr>
        <w:pict w14:anchorId="29CE1487">
          <v:shape id="_x0000_i1154" type="#_x0000_t75" style="width:23.05pt;height:16.15pt">
            <v:imagedata r:id="rId185" o:title=""/>
          </v:shape>
        </w:pict>
      </w:r>
      <w:r w:rsidRPr="00C162C3">
        <w:rPr>
          <w:rFonts w:ascii="Times New Roman" w:hAnsi="Times New Roman" w:cs="Times New Roman"/>
        </w:rPr>
        <w:t>.  The state space is prohibitively large so that this cannot be solved explicitly.</w:t>
      </w:r>
    </w:p>
    <w:p w14:paraId="3EFB1682" w14:textId="77777777" w:rsidR="004A2AC5" w:rsidRPr="00C162C3" w:rsidRDefault="004A2AC5" w:rsidP="00C162C3">
      <w:pPr>
        <w:spacing w:line="480" w:lineRule="auto"/>
        <w:rPr>
          <w:rFonts w:ascii="Times New Roman" w:hAnsi="Times New Roman" w:cs="Times New Roman"/>
        </w:rPr>
      </w:pPr>
    </w:p>
    <w:p w14:paraId="3B1EDF59" w14:textId="1C6ED839" w:rsidR="009C4E29" w:rsidRPr="00C162C3" w:rsidRDefault="009C4E29" w:rsidP="00C162C3">
      <w:pPr>
        <w:spacing w:line="480" w:lineRule="auto"/>
        <w:rPr>
          <w:rFonts w:ascii="Times New Roman" w:hAnsi="Times New Roman" w:cs="Times New Roman"/>
        </w:rPr>
      </w:pPr>
      <w:r w:rsidRPr="00C162C3">
        <w:rPr>
          <w:rFonts w:ascii="Times New Roman" w:hAnsi="Times New Roman" w:cs="Times New Roman"/>
        </w:rPr>
        <w:t xml:space="preserve">Instead, begin </w:t>
      </w:r>
      <w:r w:rsidR="00F24BC3">
        <w:rPr>
          <w:rFonts w:ascii="Times New Roman" w:hAnsi="Times New Roman" w:cs="Times New Roman"/>
        </w:rPr>
        <w:t xml:space="preserve">we begin the </w:t>
      </w:r>
      <w:r w:rsidRPr="00C162C3">
        <w:rPr>
          <w:rFonts w:ascii="Times New Roman" w:hAnsi="Times New Roman" w:cs="Times New Roman"/>
        </w:rPr>
        <w:t>estimation by focusing on the continuous choice made by movers.</w:t>
      </w:r>
    </w:p>
    <w:p w14:paraId="2A6B2922" w14:textId="77777777" w:rsidR="009C4E29" w:rsidRPr="00C162C3" w:rsidRDefault="009C4E29" w:rsidP="00C162C3">
      <w:pPr>
        <w:spacing w:line="480" w:lineRule="auto"/>
        <w:rPr>
          <w:rFonts w:ascii="Times New Roman" w:hAnsi="Times New Roman" w:cs="Times New Roman"/>
        </w:rPr>
      </w:pPr>
    </w:p>
    <w:p w14:paraId="61EB6F68" w14:textId="021ABC30" w:rsidR="009C4E29" w:rsidRPr="00C162C3" w:rsidRDefault="009C4E29" w:rsidP="00C162C3">
      <w:pPr>
        <w:spacing w:line="480" w:lineRule="auto"/>
        <w:rPr>
          <w:rFonts w:ascii="Times New Roman" w:hAnsi="Times New Roman" w:cs="Times New Roman"/>
        </w:rPr>
      </w:pPr>
      <w:r w:rsidRPr="00C162C3">
        <w:rPr>
          <w:rFonts w:ascii="Times New Roman" w:hAnsi="Times New Roman" w:cs="Times New Roman"/>
          <w:u w:val="single"/>
        </w:rPr>
        <w:t>Assumption</w:t>
      </w:r>
      <w:r w:rsidRPr="00C162C3">
        <w:rPr>
          <w:rFonts w:ascii="Times New Roman" w:hAnsi="Times New Roman" w:cs="Times New Roman"/>
        </w:rPr>
        <w:t>: Thi</w:t>
      </w:r>
      <w:r w:rsidR="00C162C3">
        <w:rPr>
          <w:rFonts w:ascii="Times New Roman" w:hAnsi="Times New Roman" w:cs="Times New Roman"/>
        </w:rPr>
        <w:t xml:space="preserve">s period’s choice of </w:t>
      </w:r>
      <w:r w:rsidR="00C4130E">
        <w:rPr>
          <w:rFonts w:ascii="Times New Roman" w:hAnsi="Times New Roman" w:cs="Times New Roman"/>
          <w:position w:val="-12"/>
        </w:rPr>
        <w:pict w14:anchorId="3B4DAD80">
          <v:shape id="_x0000_i1155" type="#_x0000_t75" style="width:18.45pt;height:16.7pt">
            <v:imagedata r:id="rId186" o:title=""/>
          </v:shape>
        </w:pict>
      </w:r>
      <w:r w:rsidRPr="00C162C3">
        <w:rPr>
          <w:rFonts w:ascii="Times New Roman" w:hAnsi="Times New Roman" w:cs="Times New Roman"/>
        </w:rPr>
        <w:t xml:space="preserve"> only affects next period’s endowment </w:t>
      </w:r>
      <w:r w:rsidR="00C4130E">
        <w:rPr>
          <w:rFonts w:ascii="Times New Roman" w:hAnsi="Times New Roman" w:cs="Times New Roman"/>
          <w:position w:val="-12"/>
        </w:rPr>
        <w:pict w14:anchorId="6B56CB83">
          <v:shape id="_x0000_i1156" type="#_x0000_t75" style="width:34.55pt;height:19pt">
            <v:imagedata r:id="rId187" o:title=""/>
          </v:shape>
        </w:pict>
      </w:r>
      <w:r w:rsidRPr="00C162C3">
        <w:rPr>
          <w:rFonts w:ascii="Times New Roman" w:hAnsi="Times New Roman" w:cs="Times New Roman"/>
        </w:rPr>
        <w:t xml:space="preserve">  but does not affect the transition of any other state variables.</w:t>
      </w:r>
    </w:p>
    <w:p w14:paraId="1919B2DA" w14:textId="7CAE1878" w:rsidR="009C4E29" w:rsidRPr="00C162C3" w:rsidRDefault="009C4E29" w:rsidP="00C162C3">
      <w:pPr>
        <w:spacing w:line="480" w:lineRule="auto"/>
        <w:ind w:firstLine="720"/>
        <w:rPr>
          <w:rFonts w:ascii="Times New Roman" w:hAnsi="Times New Roman" w:cs="Times New Roman"/>
        </w:rPr>
      </w:pPr>
      <w:r w:rsidRPr="00C162C3">
        <w:rPr>
          <w:rFonts w:ascii="Times New Roman" w:hAnsi="Times New Roman" w:cs="Times New Roman"/>
        </w:rPr>
        <w:t>This rules out wealth depending upon the value of the house; we nee</w:t>
      </w:r>
      <w:r w:rsidR="0013024C">
        <w:rPr>
          <w:rFonts w:ascii="Times New Roman" w:hAnsi="Times New Roman" w:cs="Times New Roman"/>
        </w:rPr>
        <w:t>d the more complicated Bayer, M</w:t>
      </w:r>
      <w:r w:rsidRPr="00C162C3">
        <w:rPr>
          <w:rFonts w:ascii="Times New Roman" w:hAnsi="Times New Roman" w:cs="Times New Roman"/>
        </w:rPr>
        <w:t xml:space="preserve">cMillan, Murphy and Timmins (2011) model to include those.  The important implication of this assumption is that my choice of where to live today only affects my endowment </w:t>
      </w:r>
      <w:r w:rsidR="00C4130E">
        <w:rPr>
          <w:rFonts w:ascii="Times New Roman" w:hAnsi="Times New Roman" w:cs="Times New Roman"/>
          <w:position w:val="-12"/>
        </w:rPr>
        <w:pict w14:anchorId="6E296DC3">
          <v:shape id="_x0000_i1157" type="#_x0000_t75" style="width:34.55pt;height:19pt">
            <v:imagedata r:id="rId187" o:title=""/>
          </v:shape>
        </w:pict>
      </w:r>
      <w:r w:rsidRPr="00C162C3">
        <w:rPr>
          <w:rFonts w:ascii="Times New Roman" w:hAnsi="Times New Roman" w:cs="Times New Roman"/>
        </w:rPr>
        <w:t xml:space="preserve"> next period.  If I choose to move next period, that value will have no impact on my future utility.  As such</w:t>
      </w:r>
    </w:p>
    <w:p w14:paraId="24A70413" w14:textId="77777777" w:rsidR="009C4E29" w:rsidRPr="00C162C3" w:rsidRDefault="009C4E29" w:rsidP="00C162C3">
      <w:pPr>
        <w:spacing w:line="480" w:lineRule="auto"/>
        <w:rPr>
          <w:rFonts w:ascii="Times New Roman" w:hAnsi="Times New Roman" w:cs="Times New Roman"/>
        </w:rPr>
      </w:pPr>
    </w:p>
    <w:p w14:paraId="5037B40E" w14:textId="1F60D069" w:rsidR="009C4E29" w:rsidRPr="00C162C3" w:rsidRDefault="00C4130E" w:rsidP="0013024C">
      <w:pPr>
        <w:spacing w:line="480" w:lineRule="auto"/>
        <w:jc w:val="right"/>
        <w:rPr>
          <w:rFonts w:ascii="Times New Roman" w:hAnsi="Times New Roman" w:cs="Times New Roman"/>
        </w:rPr>
      </w:pPr>
      <w:r>
        <w:rPr>
          <w:rFonts w:ascii="Times New Roman" w:hAnsi="Times New Roman" w:cs="Times New Roman"/>
          <w:position w:val="-30"/>
        </w:rPr>
        <w:pict w14:anchorId="0403623E">
          <v:shape id="_x0000_i1158" type="#_x0000_t75" style="width:172.2pt;height:39.15pt">
            <v:imagedata r:id="rId188" o:title=""/>
          </v:shape>
        </w:pict>
      </w:r>
      <w:r w:rsidR="0013024C">
        <w:rPr>
          <w:rFonts w:ascii="Times New Roman" w:hAnsi="Times New Roman" w:cs="Times New Roman"/>
          <w:position w:val="-30"/>
        </w:rPr>
        <w:t xml:space="preserve">                                 (39)</w:t>
      </w:r>
    </w:p>
    <w:p w14:paraId="6B14C183" w14:textId="77777777" w:rsidR="00067EB2" w:rsidRPr="00C162C3" w:rsidRDefault="00067EB2" w:rsidP="00C162C3">
      <w:pPr>
        <w:spacing w:line="480" w:lineRule="auto"/>
        <w:rPr>
          <w:rFonts w:ascii="Times New Roman" w:hAnsi="Times New Roman" w:cs="Times New Roman"/>
        </w:rPr>
      </w:pPr>
    </w:p>
    <w:p w14:paraId="1650AA31" w14:textId="7D1C64F3" w:rsidR="00067EB2" w:rsidRDefault="00067EB2" w:rsidP="00C162C3">
      <w:pPr>
        <w:spacing w:line="480" w:lineRule="auto"/>
        <w:rPr>
          <w:rFonts w:ascii="Times New Roman" w:hAnsi="Times New Roman" w:cs="Times New Roman"/>
        </w:rPr>
      </w:pPr>
      <w:r w:rsidRPr="00C162C3">
        <w:rPr>
          <w:rFonts w:ascii="Times New Roman" w:hAnsi="Times New Roman" w:cs="Times New Roman"/>
        </w:rPr>
        <w:t xml:space="preserve">This implication turns out to be useful.  In particular, we can expand the inclusive value in the choice-specific value function under the </w:t>
      </w:r>
      <w:proofErr w:type="spellStart"/>
      <w:r w:rsidRPr="00C162C3">
        <w:rPr>
          <w:rFonts w:ascii="Times New Roman" w:hAnsi="Times New Roman" w:cs="Times New Roman"/>
        </w:rPr>
        <w:t>logit</w:t>
      </w:r>
      <w:proofErr w:type="spellEnd"/>
      <w:r w:rsidRPr="00C162C3">
        <w:rPr>
          <w:rFonts w:ascii="Times New Roman" w:hAnsi="Times New Roman" w:cs="Times New Roman"/>
        </w:rPr>
        <w:t xml:space="preserve"> assumption:</w:t>
      </w:r>
    </w:p>
    <w:p w14:paraId="10095D63" w14:textId="77777777" w:rsidR="00381817" w:rsidRDefault="00381817" w:rsidP="00C162C3">
      <w:pPr>
        <w:spacing w:line="480" w:lineRule="auto"/>
        <w:rPr>
          <w:rFonts w:ascii="Times New Roman" w:hAnsi="Times New Roman" w:cs="Times New Roman"/>
        </w:rPr>
      </w:pPr>
    </w:p>
    <w:p w14:paraId="0C4E9772" w14:textId="303FA575" w:rsidR="00381817" w:rsidRDefault="00C4130E" w:rsidP="00456665">
      <w:pPr>
        <w:spacing w:line="480" w:lineRule="auto"/>
        <w:jc w:val="right"/>
        <w:rPr>
          <w:rFonts w:ascii="Times New Roman" w:hAnsi="Times New Roman" w:cs="Times New Roman"/>
        </w:rPr>
      </w:pPr>
      <w:r>
        <w:rPr>
          <w:rFonts w:ascii="Times New Roman" w:hAnsi="Times New Roman" w:cs="Times New Roman"/>
          <w:position w:val="-50"/>
        </w:rPr>
        <w:pict w14:anchorId="3E14ABD5">
          <v:shape id="_x0000_i1159" type="#_x0000_t75" style="width:299.5pt;height:62.8pt">
            <v:imagedata r:id="rId189" o:title=""/>
          </v:shape>
        </w:pict>
      </w:r>
      <w:r w:rsidR="00456665">
        <w:rPr>
          <w:rFonts w:ascii="Times New Roman" w:hAnsi="Times New Roman" w:cs="Times New Roman"/>
          <w:position w:val="-50"/>
        </w:rPr>
        <w:t xml:space="preserve">                      (40)</w:t>
      </w:r>
    </w:p>
    <w:p w14:paraId="4222D32A" w14:textId="77777777" w:rsidR="00381817" w:rsidRDefault="00381817" w:rsidP="00381817">
      <w:pPr>
        <w:spacing w:line="480" w:lineRule="auto"/>
        <w:rPr>
          <w:rFonts w:ascii="Times New Roman" w:hAnsi="Times New Roman" w:cs="Times New Roman"/>
        </w:rPr>
      </w:pPr>
    </w:p>
    <w:p w14:paraId="4D0BD9E2" w14:textId="714ECA00" w:rsidR="00381817" w:rsidRDefault="00381817" w:rsidP="00381817">
      <w:pPr>
        <w:spacing w:line="480" w:lineRule="auto"/>
        <w:rPr>
          <w:rFonts w:ascii="Times New Roman" w:hAnsi="Times New Roman" w:cs="Times New Roman"/>
        </w:rPr>
      </w:pPr>
      <w:proofErr w:type="gramStart"/>
      <w:r>
        <w:rPr>
          <w:rFonts w:ascii="Times New Roman" w:hAnsi="Times New Roman" w:cs="Times New Roman"/>
        </w:rPr>
        <w:t>where</w:t>
      </w:r>
      <w:proofErr w:type="gramEnd"/>
    </w:p>
    <w:p w14:paraId="52506566" w14:textId="77777777" w:rsidR="00381817" w:rsidRDefault="00381817" w:rsidP="00381817">
      <w:pPr>
        <w:spacing w:line="480" w:lineRule="auto"/>
        <w:rPr>
          <w:rFonts w:ascii="Times New Roman" w:hAnsi="Times New Roman" w:cs="Times New Roman"/>
        </w:rPr>
      </w:pPr>
    </w:p>
    <w:p w14:paraId="76A85AEE" w14:textId="6FCECCFA" w:rsidR="00381817" w:rsidRDefault="00C4130E" w:rsidP="00456665">
      <w:pPr>
        <w:spacing w:line="480" w:lineRule="auto"/>
        <w:jc w:val="right"/>
        <w:rPr>
          <w:rFonts w:ascii="Times New Roman" w:hAnsi="Times New Roman" w:cs="Times New Roman"/>
        </w:rPr>
      </w:pPr>
      <w:r>
        <w:rPr>
          <w:rFonts w:ascii="Times New Roman" w:hAnsi="Times New Roman" w:cs="Times New Roman"/>
          <w:position w:val="-28"/>
        </w:rPr>
        <w:pict w14:anchorId="33B56342">
          <v:shape id="_x0000_i1160" type="#_x0000_t75" style="width:206.8pt;height:37.45pt">
            <v:imagedata r:id="rId190" o:title=""/>
          </v:shape>
        </w:pict>
      </w:r>
      <w:r w:rsidR="00456665">
        <w:rPr>
          <w:rFonts w:ascii="Times New Roman" w:hAnsi="Times New Roman" w:cs="Times New Roman"/>
          <w:position w:val="-28"/>
        </w:rPr>
        <w:t xml:space="preserve">                                    (41)</w:t>
      </w:r>
    </w:p>
    <w:p w14:paraId="47AD856C" w14:textId="6DE97244" w:rsidR="00381817" w:rsidRDefault="00C4130E" w:rsidP="00456665">
      <w:pPr>
        <w:spacing w:line="480" w:lineRule="auto"/>
        <w:jc w:val="right"/>
        <w:rPr>
          <w:rFonts w:ascii="Times New Roman" w:hAnsi="Times New Roman" w:cs="Times New Roman"/>
        </w:rPr>
      </w:pPr>
      <w:r>
        <w:rPr>
          <w:rFonts w:ascii="Times New Roman" w:hAnsi="Times New Roman" w:cs="Times New Roman"/>
          <w:position w:val="-26"/>
        </w:rPr>
        <w:pict w14:anchorId="66E44EAF">
          <v:shape id="_x0000_i1161" type="#_x0000_t75" style="width:252.85pt;height:36.85pt">
            <v:imagedata r:id="rId191" o:title=""/>
          </v:shape>
        </w:pict>
      </w:r>
      <w:r w:rsidR="00456665">
        <w:rPr>
          <w:rFonts w:ascii="Times New Roman" w:hAnsi="Times New Roman" w:cs="Times New Roman"/>
          <w:position w:val="-26"/>
        </w:rPr>
        <w:t xml:space="preserve">                            (42)</w:t>
      </w:r>
    </w:p>
    <w:p w14:paraId="565701D0" w14:textId="77777777" w:rsidR="00CD55D3" w:rsidRDefault="00CD55D3" w:rsidP="001A1CDE">
      <w:pPr>
        <w:spacing w:line="480" w:lineRule="auto"/>
        <w:rPr>
          <w:rFonts w:ascii="Times New Roman" w:hAnsi="Times New Roman" w:cs="Times New Roman"/>
        </w:rPr>
      </w:pPr>
    </w:p>
    <w:p w14:paraId="63FDAFAD" w14:textId="24D71F4B" w:rsidR="001A1CDE" w:rsidRDefault="001A1CDE" w:rsidP="001A1CDE">
      <w:pPr>
        <w:spacing w:line="480" w:lineRule="auto"/>
        <w:rPr>
          <w:rFonts w:ascii="Times New Roman" w:hAnsi="Times New Roman" w:cs="Times New Roman"/>
        </w:rPr>
      </w:pPr>
      <w:r>
        <w:rPr>
          <w:rFonts w:ascii="Times New Roman" w:hAnsi="Times New Roman" w:cs="Times New Roman"/>
        </w:rPr>
        <w:t>So, the inclusive value term will be given by:</w:t>
      </w:r>
    </w:p>
    <w:p w14:paraId="5D411533" w14:textId="77777777" w:rsidR="001A1CDE" w:rsidRDefault="001A1CDE" w:rsidP="001A1CDE">
      <w:pPr>
        <w:spacing w:line="480" w:lineRule="auto"/>
        <w:rPr>
          <w:rFonts w:ascii="Times New Roman" w:hAnsi="Times New Roman" w:cs="Times New Roman"/>
        </w:rPr>
      </w:pPr>
    </w:p>
    <w:p w14:paraId="6BD84AF2" w14:textId="09708698" w:rsidR="001A1CDE" w:rsidRPr="00C162C3" w:rsidRDefault="00C4130E" w:rsidP="00CD55D3">
      <w:pPr>
        <w:spacing w:line="480" w:lineRule="auto"/>
        <w:jc w:val="right"/>
        <w:rPr>
          <w:rFonts w:ascii="Times New Roman" w:hAnsi="Times New Roman" w:cs="Times New Roman"/>
        </w:rPr>
      </w:pPr>
      <w:r>
        <w:rPr>
          <w:rFonts w:ascii="Times New Roman" w:hAnsi="Times New Roman" w:cs="Times New Roman"/>
          <w:position w:val="-30"/>
        </w:rPr>
        <w:pict w14:anchorId="5B0AC41F">
          <v:shape id="_x0000_i1162" type="#_x0000_t75" style="width:203.9pt;height:39.15pt">
            <v:imagedata r:id="rId192" o:title=""/>
          </v:shape>
        </w:pict>
      </w:r>
      <w:r w:rsidR="00CD55D3">
        <w:rPr>
          <w:rFonts w:ascii="Times New Roman" w:hAnsi="Times New Roman" w:cs="Times New Roman"/>
          <w:position w:val="-30"/>
        </w:rPr>
        <w:t xml:space="preserve">                                    (43)</w:t>
      </w:r>
    </w:p>
    <w:p w14:paraId="419B5131" w14:textId="77777777" w:rsidR="004A2AC5" w:rsidRDefault="004A2AC5" w:rsidP="00C162C3">
      <w:pPr>
        <w:spacing w:line="480" w:lineRule="auto"/>
        <w:rPr>
          <w:rFonts w:ascii="Times New Roman" w:hAnsi="Times New Roman" w:cs="Times New Roman"/>
        </w:rPr>
      </w:pPr>
    </w:p>
    <w:p w14:paraId="69142F26" w14:textId="60964490" w:rsidR="001A1CDE" w:rsidRDefault="00CD55D3" w:rsidP="00C162C3">
      <w:pPr>
        <w:spacing w:line="480" w:lineRule="auto"/>
        <w:rPr>
          <w:rFonts w:ascii="Times New Roman" w:hAnsi="Times New Roman" w:cs="Times New Roman"/>
        </w:rPr>
      </w:pPr>
      <w:r>
        <w:rPr>
          <w:rFonts w:ascii="Times New Roman" w:hAnsi="Times New Roman" w:cs="Times New Roman"/>
        </w:rPr>
        <w:t xml:space="preserve">Noting that moving costs are not a function </w:t>
      </w:r>
      <w:proofErr w:type="gramStart"/>
      <w:r>
        <w:rPr>
          <w:rFonts w:ascii="Times New Roman" w:hAnsi="Times New Roman" w:cs="Times New Roman"/>
        </w:rPr>
        <w:t xml:space="preserve">of </w:t>
      </w:r>
      <w:proofErr w:type="gramEnd"/>
      <w:r w:rsidRPr="00CD55D3">
        <w:rPr>
          <w:rFonts w:ascii="Times New Roman" w:hAnsi="Times New Roman" w:cs="Times New Roman"/>
          <w:position w:val="-12"/>
        </w:rPr>
        <w:object w:dxaOrig="300" w:dyaOrig="380" w14:anchorId="0B33E2F3">
          <v:shape id="_x0000_i1163" type="#_x0000_t75" style="width:15.55pt;height:19pt" o:ole="">
            <v:imagedata r:id="rId193" o:title=""/>
          </v:shape>
          <o:OLEObject Type="Embed" ProgID="Equation.DSMT4" ShapeID="_x0000_i1163" DrawAspect="Content" ObjectID="_1452608786" r:id="rId194"/>
        </w:object>
      </w:r>
      <w:r w:rsidR="001A1CDE">
        <w:rPr>
          <w:rFonts w:ascii="Times New Roman" w:hAnsi="Times New Roman" w:cs="Times New Roman"/>
        </w:rPr>
        <w:t>, set</w:t>
      </w:r>
      <w:r>
        <w:rPr>
          <w:rFonts w:ascii="Times New Roman" w:hAnsi="Times New Roman" w:cs="Times New Roman"/>
        </w:rPr>
        <w:t>ting</w:t>
      </w:r>
      <w:r w:rsidR="001A1CDE">
        <w:rPr>
          <w:rFonts w:ascii="Times New Roman" w:hAnsi="Times New Roman" w:cs="Times New Roman"/>
        </w:rPr>
        <w:t xml:space="preserve"> </w:t>
      </w:r>
      <w:r w:rsidR="00C4130E">
        <w:rPr>
          <w:rFonts w:ascii="Times New Roman" w:hAnsi="Times New Roman" w:cs="Times New Roman"/>
          <w:position w:val="-26"/>
        </w:rPr>
        <w:pict w14:anchorId="3F457071">
          <v:shape id="_x0000_i1164" type="#_x0000_t75" style="width:57.6pt;height:35.7pt">
            <v:imagedata r:id="rId195" o:title=""/>
          </v:shape>
        </w:pict>
      </w:r>
      <w:r>
        <w:rPr>
          <w:rFonts w:ascii="Times New Roman" w:hAnsi="Times New Roman" w:cs="Times New Roman"/>
          <w:position w:val="-26"/>
        </w:rPr>
        <w:t xml:space="preserve"> </w:t>
      </w:r>
      <w:r>
        <w:rPr>
          <w:rFonts w:ascii="Times New Roman" w:hAnsi="Times New Roman" w:cs="Times New Roman"/>
        </w:rPr>
        <w:t>yields:</w:t>
      </w:r>
    </w:p>
    <w:p w14:paraId="5215DF43" w14:textId="77777777" w:rsidR="001A1CDE" w:rsidRDefault="001A1CDE" w:rsidP="00C162C3">
      <w:pPr>
        <w:spacing w:line="480" w:lineRule="auto"/>
        <w:rPr>
          <w:rFonts w:ascii="Times New Roman" w:hAnsi="Times New Roman" w:cs="Times New Roman"/>
        </w:rPr>
      </w:pPr>
    </w:p>
    <w:p w14:paraId="53DA6C8F" w14:textId="31F4E695" w:rsidR="001A1CDE" w:rsidRDefault="00C4130E" w:rsidP="00CD55D3">
      <w:pPr>
        <w:spacing w:line="480" w:lineRule="auto"/>
        <w:jc w:val="right"/>
        <w:rPr>
          <w:rFonts w:ascii="Times New Roman" w:hAnsi="Times New Roman" w:cs="Times New Roman"/>
        </w:rPr>
      </w:pPr>
      <w:r>
        <w:rPr>
          <w:rFonts w:ascii="Times New Roman" w:hAnsi="Times New Roman" w:cs="Times New Roman"/>
          <w:position w:val="-52"/>
        </w:rPr>
        <w:pict w14:anchorId="2BBDFFBD">
          <v:shape id="_x0000_i1165" type="#_x0000_t75" style="width:367.5pt;height:51.25pt">
            <v:imagedata r:id="rId196" o:title=""/>
          </v:shape>
        </w:pict>
      </w:r>
      <w:r w:rsidR="00CD55D3">
        <w:rPr>
          <w:rFonts w:ascii="Times New Roman" w:hAnsi="Times New Roman" w:cs="Times New Roman"/>
          <w:position w:val="-52"/>
        </w:rPr>
        <w:t xml:space="preserve">          (44)</w:t>
      </w:r>
    </w:p>
    <w:p w14:paraId="598E2166" w14:textId="77777777" w:rsidR="001A1CDE" w:rsidRDefault="001A1CDE" w:rsidP="00C162C3">
      <w:pPr>
        <w:spacing w:line="480" w:lineRule="auto"/>
        <w:rPr>
          <w:rFonts w:ascii="Times New Roman" w:hAnsi="Times New Roman" w:cs="Times New Roman"/>
        </w:rPr>
      </w:pPr>
    </w:p>
    <w:p w14:paraId="3CA43493" w14:textId="0322E89C" w:rsidR="001A1CDE" w:rsidRDefault="001A1CDE" w:rsidP="00C162C3">
      <w:pPr>
        <w:spacing w:line="480" w:lineRule="auto"/>
        <w:rPr>
          <w:rFonts w:ascii="Times New Roman" w:hAnsi="Times New Roman" w:cs="Times New Roman"/>
        </w:rPr>
      </w:pPr>
      <w:r>
        <w:rPr>
          <w:rFonts w:ascii="Times New Roman" w:hAnsi="Times New Roman" w:cs="Times New Roman"/>
        </w:rPr>
        <w:t>The probability of moving at differ</w:t>
      </w:r>
      <w:r w:rsidR="008C7A28">
        <w:rPr>
          <w:rFonts w:ascii="Times New Roman" w:hAnsi="Times New Roman" w:cs="Times New Roman"/>
        </w:rPr>
        <w:t>ent values of the state space</w:t>
      </w:r>
      <w:proofErr w:type="gramStart"/>
      <w:r w:rsidR="008C7A28">
        <w:rPr>
          <w:rFonts w:ascii="Times New Roman" w:hAnsi="Times New Roman" w:cs="Times New Roman"/>
        </w:rPr>
        <w:t xml:space="preserve">, </w:t>
      </w:r>
      <w:proofErr w:type="gramEnd"/>
      <w:r w:rsidR="00C4130E">
        <w:rPr>
          <w:rFonts w:ascii="Times New Roman" w:hAnsi="Times New Roman" w:cs="Times New Roman"/>
          <w:position w:val="-12"/>
        </w:rPr>
        <w:pict w14:anchorId="2F0CE381">
          <v:shape id="_x0000_i1166" type="#_x0000_t75" style="width:32.85pt;height:18.45pt">
            <v:imagedata r:id="rId197" o:title=""/>
          </v:shape>
        </w:pict>
      </w:r>
      <w:r>
        <w:rPr>
          <w:rFonts w:ascii="Times New Roman" w:hAnsi="Times New Roman" w:cs="Times New Roman"/>
        </w:rPr>
        <w:t xml:space="preserve">, can be calculated directly from the data, and the derivative with respect </w:t>
      </w:r>
      <w:r w:rsidRPr="00CD55D3">
        <w:rPr>
          <w:rFonts w:ascii="Times New Roman" w:hAnsi="Times New Roman" w:cs="Times New Roman"/>
        </w:rPr>
        <w:t>to</w:t>
      </w:r>
      <w:r w:rsidR="00CD55D3">
        <w:rPr>
          <w:rFonts w:ascii="Times New Roman" w:hAnsi="Times New Roman" w:cs="Times New Roman"/>
        </w:rPr>
        <w:t xml:space="preserve"> </w:t>
      </w:r>
      <w:r w:rsidR="00CD55D3" w:rsidRPr="00CD55D3">
        <w:rPr>
          <w:rFonts w:ascii="Times New Roman" w:hAnsi="Times New Roman" w:cs="Times New Roman"/>
          <w:position w:val="-12"/>
        </w:rPr>
        <w:object w:dxaOrig="300" w:dyaOrig="380" w14:anchorId="006E460F">
          <v:shape id="_x0000_i1167" type="#_x0000_t75" style="width:15.55pt;height:19pt" o:ole="">
            <v:imagedata r:id="rId193" o:title=""/>
          </v:shape>
          <o:OLEObject Type="Embed" ProgID="Equation.DSMT4" ShapeID="_x0000_i1167" DrawAspect="Content" ObjectID="_1452608787" r:id="rId198"/>
        </w:object>
      </w:r>
      <w:r w:rsidR="008C7A28" w:rsidRPr="00CD55D3">
        <w:rPr>
          <w:rFonts w:ascii="Times New Roman" w:hAnsi="Times New Roman" w:cs="Times New Roman"/>
        </w:rPr>
        <w:t>,</w:t>
      </w:r>
      <w:r w:rsidR="00CD55D3" w:rsidRPr="00CD55D3">
        <w:rPr>
          <w:rFonts w:ascii="Times New Roman" w:hAnsi="Times New Roman" w:cs="Times New Roman"/>
          <w:position w:val="-12"/>
        </w:rPr>
        <w:object w:dxaOrig="900" w:dyaOrig="440" w14:anchorId="0D87A677">
          <v:shape id="_x0000_i1168" type="#_x0000_t75" style="width:44.95pt;height:22.45pt" o:ole="">
            <v:imagedata r:id="rId199" o:title=""/>
          </v:shape>
          <o:OLEObject Type="Embed" ProgID="Equation.DSMT4" ShapeID="_x0000_i1168" DrawAspect="Content" ObjectID="_1452608788" r:id="rId200"/>
        </w:object>
      </w:r>
      <w:r w:rsidR="00CD55D3">
        <w:rPr>
          <w:rFonts w:ascii="Times New Roman" w:hAnsi="Times New Roman" w:cs="Times New Roman"/>
        </w:rPr>
        <w:t xml:space="preserve">, </w:t>
      </w:r>
      <w:r w:rsidR="008C7A28">
        <w:rPr>
          <w:rFonts w:ascii="Times New Roman" w:hAnsi="Times New Roman" w:cs="Times New Roman"/>
        </w:rPr>
        <w:t xml:space="preserve">can be recovered as well.  Combined with an estimate </w:t>
      </w:r>
      <w:proofErr w:type="gramStart"/>
      <w:r w:rsidR="008C7A28">
        <w:rPr>
          <w:rFonts w:ascii="Times New Roman" w:hAnsi="Times New Roman" w:cs="Times New Roman"/>
        </w:rPr>
        <w:t xml:space="preserve">of </w:t>
      </w:r>
      <w:proofErr w:type="gramEnd"/>
      <w:r w:rsidR="00CD55D3" w:rsidRPr="00CD55D3">
        <w:rPr>
          <w:rFonts w:ascii="Times New Roman" w:hAnsi="Times New Roman" w:cs="Times New Roman"/>
          <w:position w:val="-12"/>
        </w:rPr>
        <w:object w:dxaOrig="680" w:dyaOrig="380" w14:anchorId="7013A0E2">
          <v:shape id="_x0000_i1169" type="#_x0000_t75" style="width:33.4pt;height:19pt" o:ole="">
            <v:imagedata r:id="rId201" o:title=""/>
          </v:shape>
          <o:OLEObject Type="Embed" ProgID="Equation.DSMT4" ShapeID="_x0000_i1169" DrawAspect="Content" ObjectID="_1452608789" r:id="rId202"/>
        </w:object>
      </w:r>
      <w:r w:rsidR="00CD55D3">
        <w:rPr>
          <w:rFonts w:ascii="Times New Roman" w:hAnsi="Times New Roman" w:cs="Times New Roman"/>
        </w:rPr>
        <w:t>, w</w:t>
      </w:r>
      <w:r w:rsidR="008C7A28">
        <w:rPr>
          <w:rFonts w:ascii="Times New Roman" w:hAnsi="Times New Roman" w:cs="Times New Roman"/>
        </w:rPr>
        <w:t>e can now recover the parameters of the flow utility equation by estimating:</w:t>
      </w:r>
    </w:p>
    <w:p w14:paraId="6AEAF706" w14:textId="77777777" w:rsidR="008C7A28" w:rsidRDefault="008C7A28" w:rsidP="00C162C3">
      <w:pPr>
        <w:spacing w:line="480" w:lineRule="auto"/>
        <w:rPr>
          <w:rFonts w:ascii="Times New Roman" w:hAnsi="Times New Roman" w:cs="Times New Roman"/>
        </w:rPr>
      </w:pPr>
    </w:p>
    <w:p w14:paraId="4E0349EB" w14:textId="2546C338" w:rsidR="008C7A28" w:rsidRPr="00BB6E1F" w:rsidRDefault="00C4130E" w:rsidP="00CD55D3">
      <w:pPr>
        <w:spacing w:line="480" w:lineRule="auto"/>
        <w:jc w:val="right"/>
        <w:rPr>
          <w:rFonts w:ascii="Times New Roman" w:hAnsi="Times New Roman" w:cs="Times New Roman"/>
        </w:rPr>
      </w:pPr>
      <w:r>
        <w:rPr>
          <w:rFonts w:ascii="Times New Roman" w:hAnsi="Times New Roman" w:cs="Times New Roman"/>
          <w:position w:val="-14"/>
        </w:rPr>
        <w:lastRenderedPageBreak/>
        <w:pict w14:anchorId="6F378C78">
          <v:shape id="_x0000_i1170" type="#_x0000_t75" style="width:195.85pt;height:23.6pt">
            <v:imagedata r:id="rId203" o:title=""/>
          </v:shape>
        </w:pict>
      </w:r>
      <w:r w:rsidR="00CD55D3" w:rsidRPr="00BB6E1F">
        <w:rPr>
          <w:rFonts w:ascii="Times New Roman" w:hAnsi="Times New Roman" w:cs="Times New Roman"/>
          <w:position w:val="-14"/>
        </w:rPr>
        <w:t xml:space="preserve">                                     (45)</w:t>
      </w:r>
    </w:p>
    <w:p w14:paraId="0EEAFAF5" w14:textId="77777777" w:rsidR="004A2AC5" w:rsidRPr="00BB6E1F" w:rsidRDefault="004A2AC5" w:rsidP="00C162C3">
      <w:pPr>
        <w:spacing w:line="480" w:lineRule="auto"/>
        <w:rPr>
          <w:rFonts w:ascii="Times New Roman" w:hAnsi="Times New Roman" w:cs="Times New Roman"/>
        </w:rPr>
      </w:pPr>
    </w:p>
    <w:p w14:paraId="00E78D1E" w14:textId="42730E80" w:rsidR="00553218" w:rsidRPr="00BB6E1F" w:rsidRDefault="00063578" w:rsidP="00553218">
      <w:pPr>
        <w:rPr>
          <w:rFonts w:ascii="Times New Roman" w:hAnsi="Times New Roman" w:cs="Times New Roman"/>
        </w:rPr>
      </w:pPr>
      <w:r w:rsidRPr="00BB6E1F">
        <w:rPr>
          <w:rFonts w:ascii="Times New Roman" w:hAnsi="Times New Roman" w:cs="Times New Roman"/>
        </w:rPr>
        <w:t xml:space="preserve"> </w:t>
      </w:r>
      <w:r w:rsidR="003730E7" w:rsidRPr="00BB6E1F">
        <w:rPr>
          <w:rFonts w:ascii="Times New Roman" w:hAnsi="Times New Roman" w:cs="Times New Roman"/>
        </w:rPr>
        <w:t xml:space="preserve">The standard hedonic model ignores the future value term, </w:t>
      </w:r>
      <w:r w:rsidR="00C4130E">
        <w:rPr>
          <w:rFonts w:ascii="Times New Roman" w:hAnsi="Times New Roman" w:cs="Times New Roman"/>
          <w:position w:val="-14"/>
        </w:rPr>
        <w:pict w14:anchorId="07C24AA2">
          <v:shape id="_x0000_i1171" type="#_x0000_t75" style="width:71.4pt;height:23.6pt">
            <v:imagedata r:id="rId204" o:title=""/>
          </v:shape>
        </w:pict>
      </w:r>
    </w:p>
    <w:p w14:paraId="0496E46F" w14:textId="77777777" w:rsidR="003730E7" w:rsidRPr="00BB6E1F" w:rsidRDefault="003730E7" w:rsidP="00553218">
      <w:pPr>
        <w:rPr>
          <w:rFonts w:ascii="Times New Roman" w:hAnsi="Times New Roman" w:cs="Times New Roman"/>
        </w:rPr>
      </w:pPr>
    </w:p>
    <w:p w14:paraId="5880E5C1" w14:textId="77777777" w:rsidR="00A40A1C" w:rsidRDefault="00A40A1C" w:rsidP="00362F41">
      <w:pPr>
        <w:spacing w:line="480" w:lineRule="auto"/>
        <w:rPr>
          <w:rFonts w:ascii="Times New Roman" w:hAnsi="Times New Roman" w:cs="Times New Roman"/>
        </w:rPr>
      </w:pPr>
    </w:p>
    <w:p w14:paraId="3902D028" w14:textId="1ED5F6A9" w:rsidR="00905E80" w:rsidRPr="009465D0" w:rsidRDefault="00CD55D3" w:rsidP="00362F41">
      <w:pPr>
        <w:spacing w:line="480" w:lineRule="auto"/>
        <w:rPr>
          <w:rFonts w:ascii="Times New Roman" w:hAnsi="Times New Roman" w:cs="Times New Roman"/>
          <w:smallCaps/>
        </w:rPr>
      </w:pPr>
      <w:r>
        <w:rPr>
          <w:rFonts w:ascii="Times New Roman" w:hAnsi="Times New Roman" w:cs="Times New Roman"/>
          <w:smallCaps/>
        </w:rPr>
        <w:t>5</w:t>
      </w:r>
      <w:r w:rsidR="00BF6831">
        <w:rPr>
          <w:rFonts w:ascii="Times New Roman" w:hAnsi="Times New Roman" w:cs="Times New Roman"/>
          <w:smallCaps/>
        </w:rPr>
        <w:t xml:space="preserve">.  </w:t>
      </w:r>
      <w:r w:rsidR="009465D0" w:rsidRPr="009465D0">
        <w:rPr>
          <w:rFonts w:ascii="Times New Roman" w:hAnsi="Times New Roman" w:cs="Times New Roman"/>
          <w:smallCaps/>
        </w:rPr>
        <w:t>Data</w:t>
      </w:r>
      <w:r w:rsidR="004A7837">
        <w:rPr>
          <w:rFonts w:ascii="Times New Roman" w:hAnsi="Times New Roman" w:cs="Times New Roman"/>
          <w:smallCaps/>
        </w:rPr>
        <w:t xml:space="preserve"> </w:t>
      </w:r>
      <w:r w:rsidR="004A7837" w:rsidRPr="004A7837">
        <w:rPr>
          <w:rFonts w:ascii="Times New Roman" w:hAnsi="Times New Roman" w:cs="Times New Roman"/>
          <w:smallCaps/>
          <w:highlight w:val="yellow"/>
        </w:rPr>
        <w:t>(THIS SECTION NEEDS A LOT OF WORK – WE MAY NEED SOME HELP HERE FROM GWILYM AND JON)</w:t>
      </w:r>
    </w:p>
    <w:p w14:paraId="639FEF28" w14:textId="7E2CDC8D" w:rsidR="00245ECC" w:rsidRDefault="00C93B05" w:rsidP="00362F41">
      <w:pPr>
        <w:spacing w:line="480" w:lineRule="auto"/>
        <w:rPr>
          <w:rFonts w:ascii="Times New Roman" w:hAnsi="Times New Roman" w:cs="Times New Roman"/>
        </w:rPr>
      </w:pPr>
      <w:r>
        <w:rPr>
          <w:rFonts w:ascii="Times New Roman" w:hAnsi="Times New Roman" w:cs="Times New Roman"/>
        </w:rPr>
        <w:t xml:space="preserve">Applications of the hedonic framework or sorting models will be based on the rich pool of data for Scotland and specifically Glasgow that we will develop and connect in this </w:t>
      </w:r>
      <w:proofErr w:type="spellStart"/>
      <w:r>
        <w:rPr>
          <w:rFonts w:ascii="Times New Roman" w:hAnsi="Times New Roman" w:cs="Times New Roman"/>
        </w:rPr>
        <w:t>AQMeN</w:t>
      </w:r>
      <w:proofErr w:type="spellEnd"/>
      <w:r>
        <w:rPr>
          <w:rFonts w:ascii="Times New Roman" w:hAnsi="Times New Roman" w:cs="Times New Roman"/>
        </w:rPr>
        <w:t xml:space="preserve"> strand. We will now discuss the data sources in more detail and also describe ways to </w:t>
      </w:r>
      <w:commentRangeStart w:id="2"/>
      <w:r>
        <w:rPr>
          <w:rFonts w:ascii="Times New Roman" w:hAnsi="Times New Roman" w:cs="Times New Roman"/>
        </w:rPr>
        <w:t>connect</w:t>
      </w:r>
      <w:commentRangeEnd w:id="2"/>
      <w:r>
        <w:rPr>
          <w:rStyle w:val="CommentReference"/>
        </w:rPr>
        <w:commentReference w:id="2"/>
      </w:r>
      <w:r>
        <w:rPr>
          <w:rFonts w:ascii="Times New Roman" w:hAnsi="Times New Roman" w:cs="Times New Roman"/>
        </w:rPr>
        <w:t xml:space="preserve"> them.</w:t>
      </w:r>
    </w:p>
    <w:p w14:paraId="38F207AF" w14:textId="108D2EEF" w:rsidR="009465D0" w:rsidRDefault="00376634" w:rsidP="00362F41">
      <w:pPr>
        <w:spacing w:line="480" w:lineRule="auto"/>
        <w:rPr>
          <w:rFonts w:ascii="Times New Roman" w:hAnsi="Times New Roman" w:cs="Times New Roman"/>
        </w:rPr>
      </w:pPr>
      <w:r>
        <w:rPr>
          <w:rFonts w:ascii="Times New Roman" w:hAnsi="Times New Roman" w:cs="Times New Roman"/>
        </w:rPr>
        <w:t>Land Registry (England) – no information about buyer or seller; a little bit about the house.</w:t>
      </w:r>
    </w:p>
    <w:p w14:paraId="5C5C7FCE" w14:textId="77777777" w:rsidR="00245ECC" w:rsidRDefault="00245ECC" w:rsidP="00362F41">
      <w:pPr>
        <w:spacing w:line="480" w:lineRule="auto"/>
        <w:rPr>
          <w:rFonts w:ascii="Times New Roman" w:hAnsi="Times New Roman" w:cs="Times New Roman"/>
        </w:rPr>
      </w:pPr>
    </w:p>
    <w:p w14:paraId="381D9EDD" w14:textId="4AFCBEDC" w:rsidR="009465D0" w:rsidRDefault="00CD55D3" w:rsidP="00362F41">
      <w:pPr>
        <w:spacing w:line="480" w:lineRule="auto"/>
        <w:rPr>
          <w:rFonts w:ascii="Times New Roman" w:hAnsi="Times New Roman" w:cs="Times New Roman"/>
        </w:rPr>
      </w:pPr>
      <w:r w:rsidRPr="00CD55D3">
        <w:rPr>
          <w:rFonts w:ascii="Times New Roman" w:hAnsi="Times New Roman" w:cs="Times New Roman"/>
          <w:i/>
        </w:rPr>
        <w:t xml:space="preserve">Registers of </w:t>
      </w:r>
      <w:r w:rsidR="00376634" w:rsidRPr="00CD55D3">
        <w:rPr>
          <w:rFonts w:ascii="Times New Roman" w:hAnsi="Times New Roman" w:cs="Times New Roman"/>
          <w:i/>
        </w:rPr>
        <w:t>S</w:t>
      </w:r>
      <w:r w:rsidRPr="00CD55D3">
        <w:rPr>
          <w:rFonts w:ascii="Times New Roman" w:hAnsi="Times New Roman" w:cs="Times New Roman"/>
          <w:i/>
        </w:rPr>
        <w:t>cotland</w:t>
      </w:r>
      <w:r w:rsidR="00376634">
        <w:rPr>
          <w:rFonts w:ascii="Times New Roman" w:hAnsi="Times New Roman" w:cs="Times New Roman"/>
        </w:rPr>
        <w:t xml:space="preserve"> – names of buyers and sellers (tracking).  No information about house.</w:t>
      </w:r>
    </w:p>
    <w:p w14:paraId="63645967" w14:textId="5905C363" w:rsidR="009465D0" w:rsidRDefault="00376634" w:rsidP="00362F41">
      <w:pPr>
        <w:spacing w:line="480" w:lineRule="auto"/>
        <w:rPr>
          <w:rFonts w:ascii="Times New Roman" w:hAnsi="Times New Roman" w:cs="Times New Roman"/>
        </w:rPr>
      </w:pPr>
      <w:r>
        <w:rPr>
          <w:rFonts w:ascii="Times New Roman" w:hAnsi="Times New Roman" w:cs="Times New Roman"/>
        </w:rPr>
        <w:t>Are we just going to be using house fixed effects?</w:t>
      </w:r>
    </w:p>
    <w:p w14:paraId="660B58DA" w14:textId="77777777" w:rsidR="00245ECC" w:rsidRDefault="00245ECC" w:rsidP="00362F41">
      <w:pPr>
        <w:spacing w:line="480" w:lineRule="auto"/>
        <w:rPr>
          <w:rFonts w:ascii="Times New Roman" w:hAnsi="Times New Roman" w:cs="Times New Roman"/>
        </w:rPr>
      </w:pPr>
    </w:p>
    <w:p w14:paraId="134E53DB" w14:textId="21C38D2A" w:rsidR="00376634" w:rsidRPr="00245ECC" w:rsidRDefault="00245ECC" w:rsidP="00362F41">
      <w:pPr>
        <w:spacing w:line="480" w:lineRule="auto"/>
        <w:rPr>
          <w:rFonts w:ascii="Times New Roman" w:hAnsi="Times New Roman" w:cs="Times New Roman"/>
          <w:i/>
        </w:rPr>
      </w:pPr>
      <w:proofErr w:type="spellStart"/>
      <w:r w:rsidRPr="00245ECC">
        <w:rPr>
          <w:rFonts w:ascii="Times New Roman" w:hAnsi="Times New Roman" w:cs="Times New Roman"/>
          <w:i/>
        </w:rPr>
        <w:t>Strathclyde</w:t>
      </w:r>
      <w:proofErr w:type="spellEnd"/>
      <w:r w:rsidRPr="00245ECC">
        <w:rPr>
          <w:rFonts w:ascii="Times New Roman" w:hAnsi="Times New Roman" w:cs="Times New Roman"/>
          <w:i/>
        </w:rPr>
        <w:t xml:space="preserve"> Police Data</w:t>
      </w:r>
    </w:p>
    <w:p w14:paraId="09A6ABE6" w14:textId="432BFCD8" w:rsidR="00245ECC" w:rsidRPr="00CF2527" w:rsidRDefault="00245ECC" w:rsidP="00CF2527">
      <w:pPr>
        <w:pStyle w:val="ListParagraph"/>
        <w:numPr>
          <w:ilvl w:val="0"/>
          <w:numId w:val="13"/>
        </w:numPr>
        <w:spacing w:line="480" w:lineRule="auto"/>
        <w:rPr>
          <w:rFonts w:ascii="Times New Roman" w:hAnsi="Times New Roman" w:cs="Times New Roman"/>
        </w:rPr>
      </w:pPr>
      <w:r w:rsidRPr="00CF2527">
        <w:rPr>
          <w:rFonts w:ascii="Times New Roman" w:hAnsi="Times New Roman" w:cs="Times New Roman"/>
        </w:rPr>
        <w:t>Vandalism (broken windows?)</w:t>
      </w:r>
      <w:r w:rsidR="00CF2527" w:rsidRPr="00CF2527">
        <w:rPr>
          <w:rFonts w:ascii="Times New Roman" w:hAnsi="Times New Roman" w:cs="Times New Roman"/>
        </w:rPr>
        <w:t xml:space="preserve"> – gentrification induced by cleanup of vandalism effects.</w:t>
      </w:r>
      <w:r w:rsidR="00CF2527">
        <w:rPr>
          <w:rFonts w:ascii="Times New Roman" w:hAnsi="Times New Roman" w:cs="Times New Roman"/>
        </w:rPr>
        <w:t xml:space="preserve">  Caetano et al.  Feedback effects?</w:t>
      </w:r>
    </w:p>
    <w:p w14:paraId="421F53D7" w14:textId="3ABC3A19" w:rsidR="00245ECC" w:rsidRPr="00CF2527" w:rsidRDefault="00245ECC" w:rsidP="00CF2527">
      <w:pPr>
        <w:pStyle w:val="ListParagraph"/>
        <w:numPr>
          <w:ilvl w:val="0"/>
          <w:numId w:val="13"/>
        </w:numPr>
        <w:spacing w:line="480" w:lineRule="auto"/>
        <w:rPr>
          <w:rFonts w:ascii="Times New Roman" w:hAnsi="Times New Roman" w:cs="Times New Roman"/>
        </w:rPr>
      </w:pPr>
      <w:r w:rsidRPr="00CF2527">
        <w:rPr>
          <w:rFonts w:ascii="Times New Roman" w:hAnsi="Times New Roman" w:cs="Times New Roman"/>
        </w:rPr>
        <w:t xml:space="preserve">Gang activities – </w:t>
      </w:r>
      <w:r w:rsidR="00CF2527">
        <w:rPr>
          <w:rFonts w:ascii="Times New Roman" w:hAnsi="Times New Roman" w:cs="Times New Roman"/>
        </w:rPr>
        <w:t>Estate generational gangs.  H</w:t>
      </w:r>
      <w:r w:rsidRPr="00CF2527">
        <w:rPr>
          <w:rFonts w:ascii="Times New Roman" w:hAnsi="Times New Roman" w:cs="Times New Roman"/>
        </w:rPr>
        <w:t>ow often do the police get called for it; gang territory maps (intelligence data – can we get that?).</w:t>
      </w:r>
      <w:r w:rsidR="00CF2527" w:rsidRPr="00CF2527">
        <w:rPr>
          <w:rFonts w:ascii="Times New Roman" w:hAnsi="Times New Roman" w:cs="Times New Roman"/>
        </w:rPr>
        <w:t xml:space="preserve">  Concentrated in social housing (no house transactions)</w:t>
      </w:r>
    </w:p>
    <w:p w14:paraId="05FEF9D8" w14:textId="77777777" w:rsidR="00245ECC" w:rsidRDefault="00245ECC" w:rsidP="00362F41">
      <w:pPr>
        <w:spacing w:line="480" w:lineRule="auto"/>
        <w:rPr>
          <w:rFonts w:ascii="Times New Roman" w:hAnsi="Times New Roman" w:cs="Times New Roman"/>
        </w:rPr>
      </w:pPr>
    </w:p>
    <w:p w14:paraId="0715EA3B" w14:textId="791970F1" w:rsidR="00880507" w:rsidRPr="00880507" w:rsidRDefault="00880507" w:rsidP="00362F41">
      <w:pPr>
        <w:spacing w:line="480" w:lineRule="auto"/>
        <w:rPr>
          <w:rFonts w:ascii="Times New Roman" w:hAnsi="Times New Roman" w:cs="Times New Roman"/>
          <w:i/>
        </w:rPr>
      </w:pPr>
      <w:r w:rsidRPr="00880507">
        <w:rPr>
          <w:rFonts w:ascii="Times New Roman" w:hAnsi="Times New Roman" w:cs="Times New Roman"/>
          <w:i/>
        </w:rPr>
        <w:t>GP Registration Data</w:t>
      </w:r>
    </w:p>
    <w:p w14:paraId="6EC7912D" w14:textId="2CA955B7" w:rsidR="00880507" w:rsidRDefault="00880507" w:rsidP="00362F41">
      <w:pPr>
        <w:spacing w:line="480" w:lineRule="auto"/>
        <w:rPr>
          <w:rFonts w:ascii="Times New Roman" w:hAnsi="Times New Roman" w:cs="Times New Roman"/>
        </w:rPr>
      </w:pPr>
      <w:r>
        <w:rPr>
          <w:rFonts w:ascii="Times New Roman" w:hAnsi="Times New Roman" w:cs="Times New Roman"/>
        </w:rPr>
        <w:t>A way to get aggregate population flows between areal units.</w:t>
      </w:r>
    </w:p>
    <w:p w14:paraId="2389390D" w14:textId="77777777" w:rsidR="00376634" w:rsidRDefault="00376634" w:rsidP="00362F41">
      <w:pPr>
        <w:spacing w:line="480" w:lineRule="auto"/>
        <w:rPr>
          <w:rFonts w:ascii="Times New Roman" w:hAnsi="Times New Roman" w:cs="Times New Roman"/>
        </w:rPr>
      </w:pPr>
    </w:p>
    <w:p w14:paraId="3B0DCE98" w14:textId="7EB9EFD0" w:rsidR="00497265" w:rsidRPr="00497265" w:rsidRDefault="00497265" w:rsidP="00362F41">
      <w:pPr>
        <w:spacing w:line="480" w:lineRule="auto"/>
        <w:rPr>
          <w:rFonts w:ascii="Times New Roman" w:hAnsi="Times New Roman" w:cs="Times New Roman"/>
          <w:i/>
        </w:rPr>
      </w:pPr>
      <w:r w:rsidRPr="00497265">
        <w:rPr>
          <w:rFonts w:ascii="Times New Roman" w:hAnsi="Times New Roman" w:cs="Times New Roman"/>
          <w:i/>
        </w:rPr>
        <w:t>Scottish Neighborhood Statistics</w:t>
      </w:r>
    </w:p>
    <w:p w14:paraId="1BBB6261" w14:textId="20262B39" w:rsidR="00497265" w:rsidRDefault="00497265" w:rsidP="00362F41">
      <w:pPr>
        <w:spacing w:line="480" w:lineRule="auto"/>
        <w:rPr>
          <w:rFonts w:ascii="Times New Roman" w:hAnsi="Times New Roman" w:cs="Times New Roman"/>
        </w:rPr>
      </w:pPr>
      <w:proofErr w:type="gramStart"/>
      <w:r>
        <w:rPr>
          <w:rFonts w:ascii="Times New Roman" w:hAnsi="Times New Roman" w:cs="Times New Roman"/>
        </w:rPr>
        <w:t xml:space="preserve">At the </w:t>
      </w:r>
      <w:proofErr w:type="spellStart"/>
      <w:r>
        <w:rPr>
          <w:rFonts w:ascii="Times New Roman" w:hAnsi="Times New Roman" w:cs="Times New Roman"/>
        </w:rPr>
        <w:t>datazone</w:t>
      </w:r>
      <w:proofErr w:type="spellEnd"/>
      <w:r>
        <w:rPr>
          <w:rFonts w:ascii="Times New Roman" w:hAnsi="Times New Roman" w:cs="Times New Roman"/>
        </w:rPr>
        <w:t xml:space="preserve"> level.</w:t>
      </w:r>
      <w:proofErr w:type="gramEnd"/>
    </w:p>
    <w:p w14:paraId="3234BFA8" w14:textId="77777777" w:rsidR="00880507" w:rsidRDefault="00880507" w:rsidP="00362F41">
      <w:pPr>
        <w:spacing w:line="480" w:lineRule="auto"/>
        <w:rPr>
          <w:rFonts w:ascii="Times New Roman" w:hAnsi="Times New Roman" w:cs="Times New Roman"/>
        </w:rPr>
      </w:pPr>
    </w:p>
    <w:p w14:paraId="162930E6" w14:textId="77777777" w:rsidR="004A7837" w:rsidRDefault="004A7837" w:rsidP="00362F41">
      <w:pPr>
        <w:spacing w:line="480" w:lineRule="auto"/>
        <w:rPr>
          <w:rFonts w:ascii="Times New Roman" w:hAnsi="Times New Roman" w:cs="Times New Roman"/>
        </w:rPr>
      </w:pPr>
    </w:p>
    <w:p w14:paraId="1BC6AB72" w14:textId="024CE85C" w:rsidR="009465D0" w:rsidRPr="00AB1911" w:rsidRDefault="00CD55D3" w:rsidP="00362F41">
      <w:pPr>
        <w:spacing w:line="480" w:lineRule="auto"/>
        <w:rPr>
          <w:rFonts w:ascii="Times New Roman" w:hAnsi="Times New Roman" w:cs="Times New Roman"/>
          <w:smallCaps/>
        </w:rPr>
      </w:pPr>
      <w:r>
        <w:rPr>
          <w:rFonts w:ascii="Times New Roman" w:hAnsi="Times New Roman" w:cs="Times New Roman"/>
          <w:smallCaps/>
        </w:rPr>
        <w:t>6</w:t>
      </w:r>
      <w:r w:rsidR="00BF6831" w:rsidRPr="00AB1911">
        <w:rPr>
          <w:rFonts w:ascii="Times New Roman" w:hAnsi="Times New Roman" w:cs="Times New Roman"/>
          <w:smallCaps/>
        </w:rPr>
        <w:t xml:space="preserve">.  </w:t>
      </w:r>
      <w:r w:rsidR="004819CC">
        <w:rPr>
          <w:rFonts w:ascii="Times New Roman" w:hAnsi="Times New Roman" w:cs="Times New Roman"/>
          <w:smallCaps/>
        </w:rPr>
        <w:t xml:space="preserve">Conclusions:  </w:t>
      </w:r>
      <w:r w:rsidR="009465D0" w:rsidRPr="00AB1911">
        <w:rPr>
          <w:rFonts w:ascii="Times New Roman" w:hAnsi="Times New Roman" w:cs="Times New Roman"/>
          <w:smallCaps/>
        </w:rPr>
        <w:t>Applications and Proposed Models</w:t>
      </w:r>
    </w:p>
    <w:p w14:paraId="7D51BEBE" w14:textId="648D0F5A" w:rsidR="007F719A" w:rsidRDefault="00BB6E1F" w:rsidP="00BB6E1F">
      <w:pPr>
        <w:spacing w:line="480" w:lineRule="auto"/>
        <w:rPr>
          <w:rFonts w:ascii="Times New Roman" w:hAnsi="Times New Roman" w:cs="Times New Roman"/>
        </w:rPr>
      </w:pPr>
      <w:r>
        <w:rPr>
          <w:rFonts w:ascii="Times New Roman" w:hAnsi="Times New Roman" w:cs="Times New Roman"/>
        </w:rPr>
        <w:tab/>
        <w:t>In this final section, we</w:t>
      </w:r>
      <w:r w:rsidR="00687DF8">
        <w:rPr>
          <w:rFonts w:ascii="Times New Roman" w:hAnsi="Times New Roman" w:cs="Times New Roman"/>
        </w:rPr>
        <w:t xml:space="preserve"> conclude our review with </w:t>
      </w:r>
      <w:r w:rsidR="007F719A">
        <w:rPr>
          <w:rFonts w:ascii="Times New Roman" w:hAnsi="Times New Roman" w:cs="Times New Roman"/>
        </w:rPr>
        <w:t>a brief description of the projects that we intend to pursue based on the hedonic and sorting model literature discussed above.</w:t>
      </w:r>
    </w:p>
    <w:p w14:paraId="210C6BC5" w14:textId="77777777" w:rsidR="007F719A" w:rsidRDefault="007F719A" w:rsidP="00BB6E1F">
      <w:pPr>
        <w:spacing w:line="480" w:lineRule="auto"/>
        <w:rPr>
          <w:rFonts w:ascii="Times New Roman" w:hAnsi="Times New Roman" w:cs="Times New Roman"/>
        </w:rPr>
      </w:pPr>
    </w:p>
    <w:p w14:paraId="5F9DB0E6" w14:textId="20507FD0" w:rsidR="007F719A" w:rsidRPr="00BB6E1F" w:rsidRDefault="00067EB2" w:rsidP="00BB6E1F">
      <w:pPr>
        <w:spacing w:line="480" w:lineRule="auto"/>
        <w:rPr>
          <w:rFonts w:ascii="Times New Roman" w:hAnsi="Times New Roman" w:cs="Times New Roman"/>
          <w:i/>
        </w:rPr>
      </w:pPr>
      <w:r w:rsidRPr="00BB6E1F">
        <w:rPr>
          <w:rFonts w:ascii="Times New Roman" w:hAnsi="Times New Roman" w:cs="Times New Roman"/>
          <w:i/>
        </w:rPr>
        <w:t xml:space="preserve">(1)  </w:t>
      </w:r>
      <w:r w:rsidR="00BF6831" w:rsidRPr="00BB6E1F">
        <w:rPr>
          <w:rFonts w:ascii="Times New Roman" w:hAnsi="Times New Roman" w:cs="Times New Roman"/>
          <w:i/>
        </w:rPr>
        <w:t>Aggre</w:t>
      </w:r>
      <w:r w:rsidR="007F719A" w:rsidRPr="00BB6E1F">
        <w:rPr>
          <w:rFonts w:ascii="Times New Roman" w:hAnsi="Times New Roman" w:cs="Times New Roman"/>
          <w:i/>
        </w:rPr>
        <w:t>gate Data Sorting Behavior (Draft Target Date 5.30.13)</w:t>
      </w:r>
    </w:p>
    <w:p w14:paraId="4075EF9B" w14:textId="41F830A8" w:rsidR="003A190A" w:rsidRDefault="00BA204A" w:rsidP="00BB6E1F">
      <w:pPr>
        <w:spacing w:line="480" w:lineRule="auto"/>
        <w:ind w:firstLine="720"/>
        <w:rPr>
          <w:rFonts w:ascii="Times New Roman" w:hAnsi="Times New Roman" w:cs="Times New Roman"/>
        </w:rPr>
      </w:pPr>
      <w:r>
        <w:rPr>
          <w:rFonts w:ascii="Times New Roman" w:hAnsi="Times New Roman" w:cs="Times New Roman"/>
        </w:rPr>
        <w:t>W</w:t>
      </w:r>
      <w:r w:rsidR="007F719A">
        <w:rPr>
          <w:rFonts w:ascii="Times New Roman" w:hAnsi="Times New Roman" w:cs="Times New Roman"/>
        </w:rPr>
        <w:t>ork on this project, which will para</w:t>
      </w:r>
      <w:r w:rsidR="00BB6E1F">
        <w:rPr>
          <w:rFonts w:ascii="Times New Roman" w:hAnsi="Times New Roman" w:cs="Times New Roman"/>
        </w:rPr>
        <w:t>llel that described in Section 4</w:t>
      </w:r>
      <w:r w:rsidR="007F719A">
        <w:rPr>
          <w:rFonts w:ascii="Times New Roman" w:hAnsi="Times New Roman" w:cs="Times New Roman"/>
        </w:rPr>
        <w:t xml:space="preserve">.1, </w:t>
      </w:r>
      <w:r>
        <w:rPr>
          <w:rFonts w:ascii="Times New Roman" w:hAnsi="Times New Roman" w:cs="Times New Roman"/>
        </w:rPr>
        <w:t xml:space="preserve">can begin </w:t>
      </w:r>
      <w:r w:rsidR="007F719A">
        <w:rPr>
          <w:rFonts w:ascii="Times New Roman" w:hAnsi="Times New Roman" w:cs="Times New Roman"/>
        </w:rPr>
        <w:t xml:space="preserve">immediately </w:t>
      </w:r>
      <w:r w:rsidR="00BB6E1F">
        <w:rPr>
          <w:rFonts w:ascii="Times New Roman" w:hAnsi="Times New Roman" w:cs="Times New Roman"/>
        </w:rPr>
        <w:t>as</w:t>
      </w:r>
      <w:r>
        <w:rPr>
          <w:rFonts w:ascii="Times New Roman" w:hAnsi="Times New Roman" w:cs="Times New Roman"/>
        </w:rPr>
        <w:t xml:space="preserve"> it does not rely on having access to specialized </w:t>
      </w:r>
      <w:r w:rsidR="007F719A">
        <w:rPr>
          <w:rFonts w:ascii="Times New Roman" w:hAnsi="Times New Roman" w:cs="Times New Roman"/>
        </w:rPr>
        <w:t xml:space="preserve">micro </w:t>
      </w:r>
      <w:r>
        <w:rPr>
          <w:rFonts w:ascii="Times New Roman" w:hAnsi="Times New Roman" w:cs="Times New Roman"/>
        </w:rPr>
        <w:t xml:space="preserve">data.  </w:t>
      </w:r>
      <w:r w:rsidR="007F719A">
        <w:rPr>
          <w:rFonts w:ascii="Times New Roman" w:hAnsi="Times New Roman" w:cs="Times New Roman"/>
        </w:rPr>
        <w:t xml:space="preserve">Rather, this project can be implemented using publicly available information (in particular, exploiting Scottish neighborhood statistics at the </w:t>
      </w:r>
      <w:proofErr w:type="spellStart"/>
      <w:r w:rsidR="007F719A">
        <w:rPr>
          <w:rFonts w:ascii="Times New Roman" w:hAnsi="Times New Roman" w:cs="Times New Roman"/>
        </w:rPr>
        <w:t>datazone</w:t>
      </w:r>
      <w:proofErr w:type="spellEnd"/>
      <w:r w:rsidR="007F719A">
        <w:rPr>
          <w:rFonts w:ascii="Times New Roman" w:hAnsi="Times New Roman" w:cs="Times New Roman"/>
        </w:rPr>
        <w:t xml:space="preserve"> level)</w:t>
      </w:r>
      <w:r>
        <w:rPr>
          <w:rFonts w:ascii="Times New Roman" w:hAnsi="Times New Roman" w:cs="Times New Roman"/>
        </w:rPr>
        <w:t xml:space="preserve">.  The idea will be to look at environmental improvements and </w:t>
      </w:r>
      <w:r w:rsidR="00A0712D">
        <w:rPr>
          <w:rFonts w:ascii="Times New Roman" w:hAnsi="Times New Roman" w:cs="Times New Roman"/>
        </w:rPr>
        <w:t>measure valuat</w:t>
      </w:r>
      <w:r w:rsidR="00BB6E1F">
        <w:rPr>
          <w:rFonts w:ascii="Times New Roman" w:hAnsi="Times New Roman" w:cs="Times New Roman"/>
        </w:rPr>
        <w:t xml:space="preserve">ions based on sorting behavior, and </w:t>
      </w:r>
      <w:r w:rsidR="00A0712D">
        <w:rPr>
          <w:rFonts w:ascii="Times New Roman" w:hAnsi="Times New Roman" w:cs="Times New Roman"/>
        </w:rPr>
        <w:t xml:space="preserve">use </w:t>
      </w:r>
      <w:r w:rsidR="00BB6E1F">
        <w:rPr>
          <w:rFonts w:ascii="Times New Roman" w:hAnsi="Times New Roman" w:cs="Times New Roman"/>
        </w:rPr>
        <w:t xml:space="preserve">the </w:t>
      </w:r>
      <w:r w:rsidR="00A0712D">
        <w:rPr>
          <w:rFonts w:ascii="Times New Roman" w:hAnsi="Times New Roman" w:cs="Times New Roman"/>
        </w:rPr>
        <w:t xml:space="preserve">model to </w:t>
      </w:r>
      <w:r>
        <w:rPr>
          <w:rFonts w:ascii="Times New Roman" w:hAnsi="Times New Roman" w:cs="Times New Roman"/>
        </w:rPr>
        <w:t xml:space="preserve">predict movements </w:t>
      </w:r>
      <w:r w:rsidR="00A0712D">
        <w:rPr>
          <w:rFonts w:ascii="Times New Roman" w:hAnsi="Times New Roman" w:cs="Times New Roman"/>
        </w:rPr>
        <w:t>in response to policy</w:t>
      </w:r>
      <w:r>
        <w:rPr>
          <w:rFonts w:ascii="Times New Roman" w:hAnsi="Times New Roman" w:cs="Times New Roman"/>
        </w:rPr>
        <w:t xml:space="preserve">.  </w:t>
      </w:r>
      <w:r w:rsidR="007F719A">
        <w:rPr>
          <w:rFonts w:ascii="Times New Roman" w:hAnsi="Times New Roman" w:cs="Times New Roman"/>
        </w:rPr>
        <w:t>An important implication for our AQM</w:t>
      </w:r>
      <w:r w:rsidR="00C93B05">
        <w:rPr>
          <w:rFonts w:ascii="Times New Roman" w:hAnsi="Times New Roman" w:cs="Times New Roman"/>
        </w:rPr>
        <w:t>e</w:t>
      </w:r>
      <w:r w:rsidR="007F719A">
        <w:rPr>
          <w:rFonts w:ascii="Times New Roman" w:hAnsi="Times New Roman" w:cs="Times New Roman"/>
        </w:rPr>
        <w:t>N strand will be on how t</w:t>
      </w:r>
      <w:r>
        <w:rPr>
          <w:rFonts w:ascii="Times New Roman" w:hAnsi="Times New Roman" w:cs="Times New Roman"/>
        </w:rPr>
        <w:t>hese movements increase or decrease segregation.</w:t>
      </w:r>
      <w:r w:rsidR="00BB6E1F">
        <w:rPr>
          <w:rFonts w:ascii="Times New Roman" w:hAnsi="Times New Roman" w:cs="Times New Roman"/>
        </w:rPr>
        <w:t xml:space="preserve">  A number of specific questions include:  (</w:t>
      </w:r>
      <w:proofErr w:type="spellStart"/>
      <w:r w:rsidR="00BB6E1F">
        <w:rPr>
          <w:rFonts w:ascii="Times New Roman" w:hAnsi="Times New Roman" w:cs="Times New Roman"/>
        </w:rPr>
        <w:t>i</w:t>
      </w:r>
      <w:proofErr w:type="spellEnd"/>
      <w:r w:rsidR="00BB6E1F">
        <w:rPr>
          <w:rFonts w:ascii="Times New Roman" w:hAnsi="Times New Roman" w:cs="Times New Roman"/>
        </w:rPr>
        <w:t>) E</w:t>
      </w:r>
      <w:r w:rsidR="00605ADB" w:rsidRPr="00AB1911">
        <w:rPr>
          <w:rFonts w:ascii="Times New Roman" w:hAnsi="Times New Roman" w:cs="Times New Roman"/>
        </w:rPr>
        <w:t xml:space="preserve">nvironment – </w:t>
      </w:r>
      <w:r w:rsidR="00BB6E1F">
        <w:rPr>
          <w:rFonts w:ascii="Times New Roman" w:hAnsi="Times New Roman" w:cs="Times New Roman"/>
        </w:rPr>
        <w:t>d</w:t>
      </w:r>
      <w:r w:rsidR="00605ADB" w:rsidRPr="00AB1911">
        <w:rPr>
          <w:rFonts w:ascii="Times New Roman" w:hAnsi="Times New Roman" w:cs="Times New Roman"/>
        </w:rPr>
        <w:t xml:space="preserve">ata </w:t>
      </w:r>
      <w:r w:rsidR="00605ADB">
        <w:rPr>
          <w:rFonts w:ascii="Times New Roman" w:hAnsi="Times New Roman" w:cs="Times New Roman"/>
        </w:rPr>
        <w:t xml:space="preserve">are available </w:t>
      </w:r>
      <w:r w:rsidR="00605ADB" w:rsidRPr="00AB1911">
        <w:rPr>
          <w:rFonts w:ascii="Times New Roman" w:hAnsi="Times New Roman" w:cs="Times New Roman"/>
        </w:rPr>
        <w:t xml:space="preserve">at the </w:t>
      </w:r>
      <w:proofErr w:type="spellStart"/>
      <w:r w:rsidR="00605ADB" w:rsidRPr="00AB1911">
        <w:rPr>
          <w:rFonts w:ascii="Times New Roman" w:hAnsi="Times New Roman" w:cs="Times New Roman"/>
        </w:rPr>
        <w:t>datazone</w:t>
      </w:r>
      <w:proofErr w:type="spellEnd"/>
      <w:r w:rsidR="00605ADB" w:rsidRPr="00AB1911">
        <w:rPr>
          <w:rFonts w:ascii="Times New Roman" w:hAnsi="Times New Roman" w:cs="Times New Roman"/>
        </w:rPr>
        <w:t xml:space="preserve"> </w:t>
      </w:r>
      <w:r w:rsidR="00605ADB">
        <w:rPr>
          <w:rFonts w:ascii="Times New Roman" w:hAnsi="Times New Roman" w:cs="Times New Roman"/>
        </w:rPr>
        <w:t>level, including information on</w:t>
      </w:r>
      <w:r w:rsidR="00605ADB" w:rsidRPr="00AB1911">
        <w:rPr>
          <w:rFonts w:ascii="Times New Roman" w:hAnsi="Times New Roman" w:cs="Times New Roman"/>
        </w:rPr>
        <w:t xml:space="preserve"> brownfield contamination levels</w:t>
      </w:r>
      <w:r w:rsidR="00605ADB">
        <w:rPr>
          <w:rFonts w:ascii="Times New Roman" w:hAnsi="Times New Roman" w:cs="Times New Roman"/>
        </w:rPr>
        <w:t xml:space="preserve"> and</w:t>
      </w:r>
      <w:r w:rsidR="00605ADB" w:rsidRPr="00AB1911">
        <w:rPr>
          <w:rFonts w:ascii="Times New Roman" w:hAnsi="Times New Roman" w:cs="Times New Roman"/>
        </w:rPr>
        <w:t xml:space="preserve"> other </w:t>
      </w:r>
      <w:r w:rsidR="00605ADB" w:rsidRPr="00AB1911">
        <w:rPr>
          <w:rFonts w:ascii="Times New Roman" w:hAnsi="Times New Roman" w:cs="Times New Roman"/>
        </w:rPr>
        <w:lastRenderedPageBreak/>
        <w:t xml:space="preserve">measures of </w:t>
      </w:r>
      <w:r w:rsidR="00605ADB">
        <w:rPr>
          <w:rFonts w:ascii="Times New Roman" w:hAnsi="Times New Roman" w:cs="Times New Roman"/>
        </w:rPr>
        <w:t xml:space="preserve">air </w:t>
      </w:r>
      <w:r w:rsidR="00605ADB" w:rsidRPr="00AB1911">
        <w:rPr>
          <w:rFonts w:ascii="Times New Roman" w:hAnsi="Times New Roman" w:cs="Times New Roman"/>
        </w:rPr>
        <w:t xml:space="preserve">pollution.  </w:t>
      </w:r>
      <w:r w:rsidR="00605ADB">
        <w:rPr>
          <w:rFonts w:ascii="Times New Roman" w:hAnsi="Times New Roman" w:cs="Times New Roman"/>
        </w:rPr>
        <w:t>Our plan is to obtain these data from the Scottish EPA along with</w:t>
      </w:r>
      <w:r w:rsidR="00605ADB" w:rsidRPr="00AB1911">
        <w:rPr>
          <w:rFonts w:ascii="Times New Roman" w:hAnsi="Times New Roman" w:cs="Times New Roman"/>
        </w:rPr>
        <w:t xml:space="preserve"> information about specific land uses (e.g., waste storage)</w:t>
      </w:r>
      <w:r w:rsidR="00605ADB">
        <w:rPr>
          <w:rFonts w:ascii="Times New Roman" w:hAnsi="Times New Roman" w:cs="Times New Roman"/>
        </w:rPr>
        <w:t>.</w:t>
      </w:r>
      <w:r w:rsidR="00BB6E1F">
        <w:rPr>
          <w:rFonts w:ascii="Times New Roman" w:hAnsi="Times New Roman" w:cs="Times New Roman"/>
        </w:rPr>
        <w:t xml:space="preserve">  (</w:t>
      </w:r>
      <w:proofErr w:type="gramStart"/>
      <w:r w:rsidR="00BB6E1F">
        <w:rPr>
          <w:rFonts w:ascii="Times New Roman" w:hAnsi="Times New Roman" w:cs="Times New Roman"/>
        </w:rPr>
        <w:t>ii</w:t>
      </w:r>
      <w:proofErr w:type="gramEnd"/>
      <w:r w:rsidR="00BB6E1F">
        <w:rPr>
          <w:rFonts w:ascii="Times New Roman" w:hAnsi="Times New Roman" w:cs="Times New Roman"/>
        </w:rPr>
        <w:t xml:space="preserve">) </w:t>
      </w:r>
      <w:r w:rsidR="003A190A" w:rsidRPr="00AB1911">
        <w:rPr>
          <w:rFonts w:ascii="Times New Roman" w:hAnsi="Times New Roman" w:cs="Times New Roman"/>
        </w:rPr>
        <w:t>Segregation –</w:t>
      </w:r>
      <w:r w:rsidR="00BB6E1F">
        <w:rPr>
          <w:rFonts w:ascii="Times New Roman" w:hAnsi="Times New Roman" w:cs="Times New Roman"/>
        </w:rPr>
        <w:t xml:space="preserve"> h</w:t>
      </w:r>
      <w:r w:rsidR="00497265" w:rsidRPr="00AB1911">
        <w:rPr>
          <w:rFonts w:ascii="Times New Roman" w:hAnsi="Times New Roman" w:cs="Times New Roman"/>
        </w:rPr>
        <w:t>ow do people segregate on occupation classification</w:t>
      </w:r>
      <w:r w:rsidR="002F5064" w:rsidRPr="00AB1911">
        <w:rPr>
          <w:rFonts w:ascii="Times New Roman" w:hAnsi="Times New Roman" w:cs="Times New Roman"/>
        </w:rPr>
        <w:t>; how does cleaning up an environmental problem lead t</w:t>
      </w:r>
      <w:r w:rsidR="00BB6E1F">
        <w:rPr>
          <w:rFonts w:ascii="Times New Roman" w:hAnsi="Times New Roman" w:cs="Times New Roman"/>
        </w:rPr>
        <w:t>o a reduction in segregation?  In order to answer this question, we will n</w:t>
      </w:r>
      <w:r w:rsidR="002F5064" w:rsidRPr="00AB1911">
        <w:rPr>
          <w:rFonts w:ascii="Times New Roman" w:hAnsi="Times New Roman" w:cs="Times New Roman"/>
        </w:rPr>
        <w:t>eed to incorporate feedback effects.</w:t>
      </w:r>
      <w:r w:rsidR="007F719A">
        <w:rPr>
          <w:rFonts w:ascii="Times New Roman" w:hAnsi="Times New Roman" w:cs="Times New Roman"/>
        </w:rPr>
        <w:t xml:space="preserve">  </w:t>
      </w:r>
      <w:r w:rsidR="00BB6E1F">
        <w:rPr>
          <w:rFonts w:ascii="Times New Roman" w:hAnsi="Times New Roman" w:cs="Times New Roman"/>
        </w:rPr>
        <w:t>This project will r</w:t>
      </w:r>
      <w:r w:rsidR="007F719A">
        <w:rPr>
          <w:rFonts w:ascii="Times New Roman" w:hAnsi="Times New Roman" w:cs="Times New Roman"/>
        </w:rPr>
        <w:t xml:space="preserve">ely </w:t>
      </w:r>
      <w:r w:rsidR="00BB6E1F">
        <w:rPr>
          <w:rFonts w:ascii="Times New Roman" w:hAnsi="Times New Roman" w:cs="Times New Roman"/>
        </w:rPr>
        <w:t xml:space="preserve">heavily </w:t>
      </w:r>
      <w:r w:rsidR="007F719A">
        <w:rPr>
          <w:rFonts w:ascii="Times New Roman" w:hAnsi="Times New Roman" w:cs="Times New Roman"/>
        </w:rPr>
        <w:t xml:space="preserve">on publicly available data at the </w:t>
      </w:r>
      <w:proofErr w:type="spellStart"/>
      <w:r w:rsidR="00F54A64" w:rsidRPr="00AB1911">
        <w:rPr>
          <w:rFonts w:ascii="Times New Roman" w:hAnsi="Times New Roman" w:cs="Times New Roman"/>
        </w:rPr>
        <w:t>datazone</w:t>
      </w:r>
      <w:proofErr w:type="spellEnd"/>
      <w:r w:rsidR="007F719A">
        <w:rPr>
          <w:rFonts w:ascii="Times New Roman" w:hAnsi="Times New Roman" w:cs="Times New Roman"/>
        </w:rPr>
        <w:t xml:space="preserve"> level</w:t>
      </w:r>
      <w:r w:rsidR="00F54A64" w:rsidRPr="00AB1911">
        <w:rPr>
          <w:rFonts w:ascii="Times New Roman" w:hAnsi="Times New Roman" w:cs="Times New Roman"/>
        </w:rPr>
        <w:t>.</w:t>
      </w:r>
    </w:p>
    <w:p w14:paraId="5A1D4C47" w14:textId="1E56EEF7" w:rsidR="00245ECC" w:rsidRPr="00BB6E1F" w:rsidRDefault="006D47F5" w:rsidP="00BB6E1F">
      <w:pPr>
        <w:spacing w:line="480" w:lineRule="auto"/>
        <w:ind w:firstLine="720"/>
        <w:rPr>
          <w:rFonts w:ascii="Times New Roman" w:hAnsi="Times New Roman" w:cs="Times New Roman"/>
        </w:rPr>
      </w:pPr>
      <w:r w:rsidRPr="006D47F5">
        <w:rPr>
          <w:rFonts w:ascii="Times New Roman" w:hAnsi="Times New Roman" w:cs="Times New Roman"/>
          <w:u w:val="single"/>
        </w:rPr>
        <w:t>Extensions</w:t>
      </w:r>
      <w:r>
        <w:rPr>
          <w:rFonts w:ascii="Times New Roman" w:hAnsi="Times New Roman" w:cs="Times New Roman"/>
        </w:rPr>
        <w:t>:</w:t>
      </w:r>
      <w:r w:rsidR="00BB6E1F">
        <w:rPr>
          <w:rFonts w:ascii="Times New Roman" w:hAnsi="Times New Roman" w:cs="Times New Roman"/>
        </w:rPr>
        <w:t xml:space="preserve">  We may be able to e</w:t>
      </w:r>
      <w:r w:rsidR="009B7AE8" w:rsidRPr="00BB6E1F">
        <w:rPr>
          <w:rFonts w:ascii="Times New Roman" w:hAnsi="Times New Roman" w:cs="Times New Roman"/>
        </w:rPr>
        <w:t xml:space="preserve">nhance identification by using GP </w:t>
      </w:r>
      <w:ins w:id="3" w:author="S-CH Heblich" w:date="2014-01-30T12:25:00Z">
        <w:r w:rsidR="00C4130E">
          <w:rPr>
            <w:rFonts w:ascii="Times New Roman" w:hAnsi="Times New Roman" w:cs="Times New Roman"/>
          </w:rPr>
          <w:t xml:space="preserve">registration </w:t>
        </w:r>
      </w:ins>
      <w:r w:rsidR="009B7AE8" w:rsidRPr="00BB6E1F">
        <w:rPr>
          <w:rFonts w:ascii="Times New Roman" w:hAnsi="Times New Roman" w:cs="Times New Roman"/>
        </w:rPr>
        <w:t xml:space="preserve">data to measure </w:t>
      </w:r>
      <w:r w:rsidR="00497265" w:rsidRPr="00BB6E1F">
        <w:rPr>
          <w:rFonts w:ascii="Times New Roman" w:hAnsi="Times New Roman" w:cs="Times New Roman"/>
        </w:rPr>
        <w:t xml:space="preserve">probabilities </w:t>
      </w:r>
      <w:r w:rsidR="009B7AE8" w:rsidRPr="00BB6E1F">
        <w:rPr>
          <w:rFonts w:ascii="Times New Roman" w:hAnsi="Times New Roman" w:cs="Times New Roman"/>
        </w:rPr>
        <w:t xml:space="preserve">of movements </w:t>
      </w:r>
      <w:r w:rsidR="00497265" w:rsidRPr="00BB6E1F">
        <w:rPr>
          <w:rFonts w:ascii="Times New Roman" w:hAnsi="Times New Roman" w:cs="Times New Roman"/>
        </w:rPr>
        <w:t>between geographic units</w:t>
      </w:r>
      <w:r w:rsidR="009B7AE8" w:rsidRPr="00BB6E1F">
        <w:rPr>
          <w:rFonts w:ascii="Times New Roman" w:hAnsi="Times New Roman" w:cs="Times New Roman"/>
        </w:rPr>
        <w:t xml:space="preserve">.  These data can be taken to predictions of the model, leading to </w:t>
      </w:r>
      <w:proofErr w:type="spellStart"/>
      <w:r w:rsidR="00497265" w:rsidRPr="00BB6E1F">
        <w:rPr>
          <w:rFonts w:ascii="Times New Roman" w:hAnsi="Times New Roman" w:cs="Times New Roman"/>
        </w:rPr>
        <w:t>overidentification</w:t>
      </w:r>
      <w:proofErr w:type="spellEnd"/>
      <w:r w:rsidR="009B7AE8" w:rsidRPr="00BB6E1F">
        <w:rPr>
          <w:rFonts w:ascii="Times New Roman" w:hAnsi="Times New Roman" w:cs="Times New Roman"/>
        </w:rPr>
        <w:t>, which creates a great opportunity for model verification.</w:t>
      </w:r>
      <w:r w:rsidR="00497265" w:rsidRPr="00BB6E1F">
        <w:rPr>
          <w:rFonts w:ascii="Times New Roman" w:hAnsi="Times New Roman" w:cs="Times New Roman"/>
        </w:rPr>
        <w:t xml:space="preserve"> (</w:t>
      </w:r>
      <w:proofErr w:type="gramStart"/>
      <w:r w:rsidR="00497265" w:rsidRPr="00BB6E1F">
        <w:rPr>
          <w:rFonts w:ascii="Times New Roman" w:hAnsi="Times New Roman" w:cs="Times New Roman"/>
        </w:rPr>
        <w:t>out</w:t>
      </w:r>
      <w:proofErr w:type="gramEnd"/>
      <w:r w:rsidR="00497265" w:rsidRPr="00BB6E1F">
        <w:rPr>
          <w:rFonts w:ascii="Times New Roman" w:hAnsi="Times New Roman" w:cs="Times New Roman"/>
        </w:rPr>
        <w:t xml:space="preserve"> of sample model verification).  </w:t>
      </w:r>
      <w:commentRangeStart w:id="4"/>
      <w:r w:rsidR="00497265" w:rsidRPr="00BB6E1F">
        <w:rPr>
          <w:rFonts w:ascii="Times New Roman" w:hAnsi="Times New Roman" w:cs="Times New Roman"/>
        </w:rPr>
        <w:t>What are the segmentation questions?</w:t>
      </w:r>
      <w:commentRangeEnd w:id="4"/>
      <w:r w:rsidR="00C4130E">
        <w:rPr>
          <w:rStyle w:val="CommentReference"/>
        </w:rPr>
        <w:commentReference w:id="4"/>
      </w:r>
    </w:p>
    <w:p w14:paraId="310422B3" w14:textId="65096C3B" w:rsidR="00245ECC" w:rsidRPr="00AB1911" w:rsidRDefault="00245ECC" w:rsidP="00BB6E1F">
      <w:pPr>
        <w:tabs>
          <w:tab w:val="left" w:pos="1200"/>
        </w:tabs>
        <w:spacing w:line="480" w:lineRule="auto"/>
        <w:rPr>
          <w:rFonts w:ascii="Times New Roman" w:hAnsi="Times New Roman" w:cs="Times New Roman"/>
        </w:rPr>
      </w:pPr>
    </w:p>
    <w:p w14:paraId="000FFBCA" w14:textId="10092D00" w:rsidR="009B7AE8" w:rsidRPr="00BB6E1F" w:rsidRDefault="009B7AE8" w:rsidP="00BB6E1F">
      <w:pPr>
        <w:spacing w:line="480" w:lineRule="auto"/>
        <w:rPr>
          <w:rFonts w:ascii="Times New Roman" w:hAnsi="Times New Roman" w:cs="Times New Roman"/>
          <w:i/>
        </w:rPr>
      </w:pPr>
      <w:r w:rsidRPr="00BB6E1F">
        <w:rPr>
          <w:rFonts w:ascii="Times New Roman" w:hAnsi="Times New Roman" w:cs="Times New Roman"/>
          <w:i/>
        </w:rPr>
        <w:t>(2</w:t>
      </w:r>
      <w:r w:rsidR="000070A6" w:rsidRPr="00BB6E1F">
        <w:rPr>
          <w:rFonts w:ascii="Times New Roman" w:hAnsi="Times New Roman" w:cs="Times New Roman"/>
          <w:i/>
        </w:rPr>
        <w:t xml:space="preserve">)  </w:t>
      </w:r>
      <w:r w:rsidRPr="00BB6E1F">
        <w:rPr>
          <w:rFonts w:ascii="Times New Roman" w:hAnsi="Times New Roman" w:cs="Times New Roman"/>
          <w:i/>
        </w:rPr>
        <w:t>Micro Data Test of Aggregate Data Model</w:t>
      </w:r>
    </w:p>
    <w:p w14:paraId="616BD438" w14:textId="34810FC7" w:rsidR="00BA204A" w:rsidRPr="00AB1911" w:rsidRDefault="00C4130E" w:rsidP="00BB6E1F">
      <w:pPr>
        <w:spacing w:line="480" w:lineRule="auto"/>
        <w:ind w:firstLine="720"/>
        <w:rPr>
          <w:rFonts w:ascii="Times New Roman" w:hAnsi="Times New Roman" w:cs="Times New Roman"/>
        </w:rPr>
      </w:pPr>
      <w:ins w:id="5" w:author="S-CH Heblich" w:date="2014-01-30T12:26:00Z">
        <w:r>
          <w:rPr>
            <w:rFonts w:ascii="Times New Roman" w:hAnsi="Times New Roman" w:cs="Times New Roman"/>
          </w:rPr>
          <w:t xml:space="preserve">This project exploits the </w:t>
        </w:r>
      </w:ins>
      <w:del w:id="6" w:author="S-CH Heblich" w:date="2014-01-30T12:26:00Z">
        <w:r w:rsidR="000070A6" w:rsidRPr="00AB1911" w:rsidDel="00C4130E">
          <w:rPr>
            <w:rFonts w:ascii="Times New Roman" w:hAnsi="Times New Roman" w:cs="Times New Roman"/>
          </w:rPr>
          <w:delText xml:space="preserve">Use </w:delText>
        </w:r>
        <w:r w:rsidR="00BB6E1F" w:rsidDel="00C4130E">
          <w:rPr>
            <w:rFonts w:ascii="Times New Roman" w:hAnsi="Times New Roman" w:cs="Times New Roman"/>
          </w:rPr>
          <w:delText xml:space="preserve">the </w:delText>
        </w:r>
      </w:del>
      <w:r w:rsidR="00BB6E1F">
        <w:rPr>
          <w:rFonts w:ascii="Times New Roman" w:hAnsi="Times New Roman" w:cs="Times New Roman"/>
        </w:rPr>
        <w:t xml:space="preserve">unique access to </w:t>
      </w:r>
      <w:r w:rsidR="000070A6" w:rsidRPr="00AB1911">
        <w:rPr>
          <w:rFonts w:ascii="Times New Roman" w:hAnsi="Times New Roman" w:cs="Times New Roman"/>
        </w:rPr>
        <w:t xml:space="preserve">linked </w:t>
      </w:r>
      <w:r w:rsidR="009B7AE8">
        <w:rPr>
          <w:rFonts w:ascii="Times New Roman" w:hAnsi="Times New Roman" w:cs="Times New Roman"/>
        </w:rPr>
        <w:t xml:space="preserve">micro </w:t>
      </w:r>
      <w:r w:rsidR="000070A6" w:rsidRPr="00AB1911">
        <w:rPr>
          <w:rFonts w:ascii="Times New Roman" w:hAnsi="Times New Roman" w:cs="Times New Roman"/>
        </w:rPr>
        <w:t xml:space="preserve">data over time (e.g., from the Registers of Scotland by matching names) to determine how people in different groups actually did move.  </w:t>
      </w:r>
      <w:ins w:id="7" w:author="S-CH Heblich" w:date="2014-01-30T12:27:00Z">
        <w:r>
          <w:rPr>
            <w:rFonts w:ascii="Times New Roman" w:hAnsi="Times New Roman" w:cs="Times New Roman"/>
          </w:rPr>
          <w:t>T</w:t>
        </w:r>
      </w:ins>
      <w:del w:id="8" w:author="S-CH Heblich" w:date="2014-01-30T12:27:00Z">
        <w:r w:rsidR="009B7AE8" w:rsidDel="00C4130E">
          <w:rPr>
            <w:rFonts w:ascii="Times New Roman" w:hAnsi="Times New Roman" w:cs="Times New Roman"/>
          </w:rPr>
          <w:delText>Use t</w:delText>
        </w:r>
      </w:del>
      <w:r w:rsidR="009B7AE8">
        <w:rPr>
          <w:rFonts w:ascii="Times New Roman" w:hAnsi="Times New Roman" w:cs="Times New Roman"/>
        </w:rPr>
        <w:t>he</w:t>
      </w:r>
      <w:del w:id="9" w:author="S-CH Heblich" w:date="2014-01-30T12:30:00Z">
        <w:r w:rsidR="009B7AE8" w:rsidDel="00C4130E">
          <w:rPr>
            <w:rFonts w:ascii="Times New Roman" w:hAnsi="Times New Roman" w:cs="Times New Roman"/>
          </w:rPr>
          <w:delText>se</w:delText>
        </w:r>
      </w:del>
      <w:r w:rsidR="009B7AE8">
        <w:rPr>
          <w:rFonts w:ascii="Times New Roman" w:hAnsi="Times New Roman" w:cs="Times New Roman"/>
        </w:rPr>
        <w:t xml:space="preserve"> data </w:t>
      </w:r>
      <w:ins w:id="10" w:author="S-CH Heblich" w:date="2014-01-30T12:27:00Z">
        <w:r>
          <w:rPr>
            <w:rFonts w:ascii="Times New Roman" w:hAnsi="Times New Roman" w:cs="Times New Roman"/>
          </w:rPr>
          <w:t xml:space="preserve">allow us </w:t>
        </w:r>
      </w:ins>
      <w:r w:rsidR="009B7AE8">
        <w:rPr>
          <w:rFonts w:ascii="Times New Roman" w:hAnsi="Times New Roman" w:cs="Times New Roman"/>
        </w:rPr>
        <w:t>to directly t</w:t>
      </w:r>
      <w:r w:rsidR="000070A6" w:rsidRPr="00AB1911">
        <w:rPr>
          <w:rFonts w:ascii="Times New Roman" w:hAnsi="Times New Roman" w:cs="Times New Roman"/>
        </w:rPr>
        <w:t xml:space="preserve">est </w:t>
      </w:r>
      <w:r w:rsidR="00605ADB">
        <w:rPr>
          <w:rFonts w:ascii="Times New Roman" w:hAnsi="Times New Roman" w:cs="Times New Roman"/>
        </w:rPr>
        <w:t xml:space="preserve">the implications of </w:t>
      </w:r>
      <w:r w:rsidR="000070A6" w:rsidRPr="00AB1911">
        <w:rPr>
          <w:rFonts w:ascii="Times New Roman" w:hAnsi="Times New Roman" w:cs="Times New Roman"/>
        </w:rPr>
        <w:t>the model in (1).</w:t>
      </w:r>
      <w:r w:rsidR="006D47F5">
        <w:rPr>
          <w:rFonts w:ascii="Times New Roman" w:hAnsi="Times New Roman" w:cs="Times New Roman"/>
        </w:rPr>
        <w:t xml:space="preserve">  </w:t>
      </w:r>
      <w:ins w:id="11" w:author="S-CH Heblich" w:date="2014-01-30T12:27:00Z">
        <w:r>
          <w:rPr>
            <w:rFonts w:ascii="Times New Roman" w:hAnsi="Times New Roman" w:cs="Times New Roman"/>
          </w:rPr>
          <w:t xml:space="preserve">We only need to </w:t>
        </w:r>
      </w:ins>
      <w:del w:id="12" w:author="S-CH Heblich" w:date="2014-01-30T12:27:00Z">
        <w:r w:rsidR="00BA204A" w:rsidRPr="00AB1911" w:rsidDel="00C4130E">
          <w:rPr>
            <w:rFonts w:ascii="Times New Roman" w:hAnsi="Times New Roman" w:cs="Times New Roman"/>
          </w:rPr>
          <w:delText xml:space="preserve">Simply </w:delText>
        </w:r>
      </w:del>
      <w:r w:rsidR="00BA204A" w:rsidRPr="00AB1911">
        <w:rPr>
          <w:rFonts w:ascii="Times New Roman" w:hAnsi="Times New Roman" w:cs="Times New Roman"/>
        </w:rPr>
        <w:t xml:space="preserve">follow individuals when they move and </w:t>
      </w:r>
      <w:r w:rsidR="009B7AE8">
        <w:rPr>
          <w:rFonts w:ascii="Times New Roman" w:hAnsi="Times New Roman" w:cs="Times New Roman"/>
        </w:rPr>
        <w:t xml:space="preserve">determine whether, for instance, the poor tend to </w:t>
      </w:r>
      <w:r w:rsidR="00BA204A" w:rsidRPr="00AB1911">
        <w:rPr>
          <w:rFonts w:ascii="Times New Roman" w:hAnsi="Times New Roman" w:cs="Times New Roman"/>
        </w:rPr>
        <w:t xml:space="preserve">move towards </w:t>
      </w:r>
      <w:r w:rsidR="009B7AE8">
        <w:rPr>
          <w:rFonts w:ascii="Times New Roman" w:hAnsi="Times New Roman" w:cs="Times New Roman"/>
        </w:rPr>
        <w:t xml:space="preserve">or away from </w:t>
      </w:r>
      <w:r w:rsidR="00BA204A" w:rsidRPr="00AB1911">
        <w:rPr>
          <w:rFonts w:ascii="Times New Roman" w:hAnsi="Times New Roman" w:cs="Times New Roman"/>
        </w:rPr>
        <w:t xml:space="preserve">pollution. In particular, when </w:t>
      </w:r>
      <w:r w:rsidR="00BB6E1F">
        <w:rPr>
          <w:rFonts w:ascii="Times New Roman" w:hAnsi="Times New Roman" w:cs="Times New Roman"/>
        </w:rPr>
        <w:t xml:space="preserve">confronted with </w:t>
      </w:r>
      <w:r w:rsidR="00BA204A" w:rsidRPr="00AB1911">
        <w:rPr>
          <w:rFonts w:ascii="Times New Roman" w:hAnsi="Times New Roman" w:cs="Times New Roman"/>
        </w:rPr>
        <w:t xml:space="preserve">a </w:t>
      </w:r>
      <w:proofErr w:type="spellStart"/>
      <w:r w:rsidR="00BA204A" w:rsidRPr="00AB1911">
        <w:rPr>
          <w:rFonts w:ascii="Times New Roman" w:hAnsi="Times New Roman" w:cs="Times New Roman"/>
        </w:rPr>
        <w:t>disamenity</w:t>
      </w:r>
      <w:proofErr w:type="spellEnd"/>
      <w:r w:rsidR="00BA204A" w:rsidRPr="00AB1911">
        <w:rPr>
          <w:rFonts w:ascii="Times New Roman" w:hAnsi="Times New Roman" w:cs="Times New Roman"/>
        </w:rPr>
        <w:t xml:space="preserve">, </w:t>
      </w:r>
      <w:ins w:id="13" w:author="S-CH Heblich" w:date="2014-01-30T12:28:00Z">
        <w:r>
          <w:rPr>
            <w:rFonts w:ascii="Times New Roman" w:hAnsi="Times New Roman" w:cs="Times New Roman"/>
          </w:rPr>
          <w:t xml:space="preserve">we </w:t>
        </w:r>
      </w:ins>
      <w:ins w:id="14" w:author="S-CH Heblich" w:date="2014-01-30T12:30:00Z">
        <w:r w:rsidR="00B3733A">
          <w:rPr>
            <w:rFonts w:ascii="Times New Roman" w:hAnsi="Times New Roman" w:cs="Times New Roman"/>
          </w:rPr>
          <w:t xml:space="preserve">are interested in the </w:t>
        </w:r>
      </w:ins>
      <w:ins w:id="15" w:author="S-CH Heblich" w:date="2014-01-30T12:28:00Z">
        <w:r>
          <w:rPr>
            <w:rFonts w:ascii="Times New Roman" w:hAnsi="Times New Roman" w:cs="Times New Roman"/>
          </w:rPr>
          <w:t xml:space="preserve">following </w:t>
        </w:r>
      </w:ins>
      <w:ins w:id="16" w:author="S-CH Heblich" w:date="2014-01-30T12:29:00Z">
        <w:r>
          <w:rPr>
            <w:rFonts w:ascii="Times New Roman" w:hAnsi="Times New Roman" w:cs="Times New Roman"/>
          </w:rPr>
          <w:t xml:space="preserve">sequence of </w:t>
        </w:r>
      </w:ins>
      <w:ins w:id="17" w:author="S-CH Heblich" w:date="2014-01-30T12:28:00Z">
        <w:r>
          <w:rPr>
            <w:rFonts w:ascii="Times New Roman" w:hAnsi="Times New Roman" w:cs="Times New Roman"/>
          </w:rPr>
          <w:t>questions: D</w:t>
        </w:r>
      </w:ins>
      <w:del w:id="18" w:author="S-CH Heblich" w:date="2014-01-30T12:28:00Z">
        <w:r w:rsidR="00BA204A" w:rsidRPr="00AB1911" w:rsidDel="00C4130E">
          <w:rPr>
            <w:rFonts w:ascii="Times New Roman" w:hAnsi="Times New Roman" w:cs="Times New Roman"/>
          </w:rPr>
          <w:delText>d</w:delText>
        </w:r>
      </w:del>
      <w:r w:rsidR="00BA204A" w:rsidRPr="00AB1911">
        <w:rPr>
          <w:rFonts w:ascii="Times New Roman" w:hAnsi="Times New Roman" w:cs="Times New Roman"/>
        </w:rPr>
        <w:t>o we see the affluent members leaving first</w:t>
      </w:r>
      <w:r w:rsidR="00BB6E1F">
        <w:rPr>
          <w:rFonts w:ascii="Times New Roman" w:hAnsi="Times New Roman" w:cs="Times New Roman"/>
        </w:rPr>
        <w:t>?</w:t>
      </w:r>
      <w:r w:rsidR="00BA204A" w:rsidRPr="00AB1911">
        <w:rPr>
          <w:rFonts w:ascii="Times New Roman" w:hAnsi="Times New Roman" w:cs="Times New Roman"/>
        </w:rPr>
        <w:t xml:space="preserve"> </w:t>
      </w:r>
      <w:r w:rsidR="00BB6E1F">
        <w:rPr>
          <w:rFonts w:ascii="Times New Roman" w:hAnsi="Times New Roman" w:cs="Times New Roman"/>
        </w:rPr>
        <w:t xml:space="preserve"> W</w:t>
      </w:r>
      <w:r w:rsidR="00BA204A" w:rsidRPr="00AB1911">
        <w:rPr>
          <w:rFonts w:ascii="Times New Roman" w:hAnsi="Times New Roman" w:cs="Times New Roman"/>
        </w:rPr>
        <w:t>ho</w:t>
      </w:r>
      <w:ins w:id="19" w:author="S-CH Heblich" w:date="2014-01-30T12:28:00Z">
        <w:r>
          <w:rPr>
            <w:rFonts w:ascii="Times New Roman" w:hAnsi="Times New Roman" w:cs="Times New Roman"/>
          </w:rPr>
          <w:t>m</w:t>
        </w:r>
      </w:ins>
      <w:r w:rsidR="00BA204A" w:rsidRPr="00AB1911">
        <w:rPr>
          <w:rFonts w:ascii="Times New Roman" w:hAnsi="Times New Roman" w:cs="Times New Roman"/>
        </w:rPr>
        <w:t xml:space="preserve"> are their houses re-filled by?  What does this do to endogenous </w:t>
      </w:r>
      <w:r w:rsidR="00BB6E1F">
        <w:rPr>
          <w:rFonts w:ascii="Times New Roman" w:hAnsi="Times New Roman" w:cs="Times New Roman"/>
        </w:rPr>
        <w:t>local amenities?  Does this create</w:t>
      </w:r>
      <w:r w:rsidR="00BA204A" w:rsidRPr="00AB1911">
        <w:rPr>
          <w:rFonts w:ascii="Times New Roman" w:hAnsi="Times New Roman" w:cs="Times New Roman"/>
        </w:rPr>
        <w:t xml:space="preserve"> feedback effects?</w:t>
      </w:r>
      <w:r w:rsidR="009B7AE8">
        <w:rPr>
          <w:rFonts w:ascii="Times New Roman" w:hAnsi="Times New Roman" w:cs="Times New Roman"/>
        </w:rPr>
        <w:t xml:space="preserve">  The rich information in matched ROS data will provide a unique opportunity to answer these questions directly, and to test the modeling structure described in (1).</w:t>
      </w:r>
    </w:p>
    <w:p w14:paraId="358A0567" w14:textId="2E893966" w:rsidR="000070A6" w:rsidRDefault="000070A6" w:rsidP="00BB6E1F">
      <w:pPr>
        <w:tabs>
          <w:tab w:val="left" w:pos="1200"/>
        </w:tabs>
        <w:spacing w:line="480" w:lineRule="auto"/>
        <w:rPr>
          <w:rFonts w:ascii="Times New Roman" w:hAnsi="Times New Roman" w:cs="Times New Roman"/>
        </w:rPr>
      </w:pPr>
    </w:p>
    <w:p w14:paraId="6357AAB3" w14:textId="103624C8" w:rsidR="006D47F5" w:rsidRPr="00BB6E1F" w:rsidRDefault="009B7AE8" w:rsidP="00BB6E1F">
      <w:pPr>
        <w:spacing w:line="480" w:lineRule="auto"/>
        <w:rPr>
          <w:rFonts w:ascii="Times New Roman" w:hAnsi="Times New Roman" w:cs="Times New Roman"/>
        </w:rPr>
      </w:pPr>
      <w:r w:rsidRPr="00BB6E1F">
        <w:rPr>
          <w:rFonts w:ascii="Times New Roman" w:hAnsi="Times New Roman" w:cs="Times New Roman"/>
        </w:rPr>
        <w:t>(3</w:t>
      </w:r>
      <w:r w:rsidR="00BA204A" w:rsidRPr="00BB6E1F">
        <w:rPr>
          <w:rFonts w:ascii="Times New Roman" w:hAnsi="Times New Roman" w:cs="Times New Roman"/>
        </w:rPr>
        <w:t xml:space="preserve">)  </w:t>
      </w:r>
      <w:proofErr w:type="spellStart"/>
      <w:r w:rsidR="00BA204A" w:rsidRPr="00BB6E1F">
        <w:rPr>
          <w:rFonts w:ascii="Times New Roman" w:hAnsi="Times New Roman" w:cs="Times New Roman"/>
        </w:rPr>
        <w:t>Windfarms</w:t>
      </w:r>
      <w:proofErr w:type="spellEnd"/>
      <w:r w:rsidR="00BA204A" w:rsidRPr="00BB6E1F">
        <w:rPr>
          <w:rFonts w:ascii="Times New Roman" w:hAnsi="Times New Roman" w:cs="Times New Roman"/>
        </w:rPr>
        <w:t xml:space="preserve"> (</w:t>
      </w:r>
      <w:r w:rsidRPr="00BB6E1F">
        <w:rPr>
          <w:rFonts w:ascii="Times New Roman" w:hAnsi="Times New Roman" w:cs="Times New Roman"/>
        </w:rPr>
        <w:t xml:space="preserve">Draft Target Date </w:t>
      </w:r>
      <w:r w:rsidR="00BA204A" w:rsidRPr="00BB6E1F">
        <w:rPr>
          <w:rFonts w:ascii="Times New Roman" w:hAnsi="Times New Roman" w:cs="Times New Roman"/>
        </w:rPr>
        <w:t>3.30.13)</w:t>
      </w:r>
    </w:p>
    <w:p w14:paraId="76FD4BED" w14:textId="140BDA18" w:rsidR="00011799" w:rsidRPr="00BB6E1F" w:rsidRDefault="00687DF8" w:rsidP="00BB6E1F">
      <w:pPr>
        <w:spacing w:line="480" w:lineRule="auto"/>
        <w:ind w:firstLine="720"/>
        <w:rPr>
          <w:rFonts w:ascii="Times New Roman" w:hAnsi="Times New Roman" w:cs="Times New Roman"/>
        </w:rPr>
      </w:pPr>
      <w:r w:rsidRPr="00BB6E1F">
        <w:rPr>
          <w:rFonts w:ascii="Times New Roman" w:hAnsi="Times New Roman" w:cs="Times New Roman"/>
        </w:rPr>
        <w:t xml:space="preserve">Work on this project will use information on property values to determine </w:t>
      </w:r>
      <w:r w:rsidR="00605ADB" w:rsidRPr="00BB6E1F">
        <w:rPr>
          <w:rFonts w:ascii="Times New Roman" w:hAnsi="Times New Roman" w:cs="Times New Roman"/>
        </w:rPr>
        <w:t>the non-marketed costs to nearby residents of wind turbines.  This hedonic exercise will have policy implications as wind power is projected to become an important component of Britain</w:t>
      </w:r>
      <w:r w:rsidR="00BB6E1F" w:rsidRPr="00BB6E1F">
        <w:rPr>
          <w:rFonts w:ascii="Times New Roman" w:hAnsi="Times New Roman" w:cs="Times New Roman"/>
        </w:rPr>
        <w:t xml:space="preserve">’s renewable energy portfolio.  </w:t>
      </w:r>
      <w:r w:rsidRPr="00BB6E1F">
        <w:rPr>
          <w:rFonts w:ascii="Times New Roman" w:hAnsi="Times New Roman" w:cs="Times New Roman"/>
        </w:rPr>
        <w:t xml:space="preserve">Wind farms may affect property values in different ways. </w:t>
      </w:r>
      <w:r w:rsidR="00BB6E1F" w:rsidRPr="00BB6E1F">
        <w:rPr>
          <w:rFonts w:ascii="Times New Roman" w:hAnsi="Times New Roman" w:cs="Times New Roman"/>
        </w:rPr>
        <w:t xml:space="preserve"> </w:t>
      </w:r>
      <w:r w:rsidRPr="00BB6E1F">
        <w:rPr>
          <w:rFonts w:ascii="Times New Roman" w:hAnsi="Times New Roman" w:cs="Times New Roman"/>
        </w:rPr>
        <w:t xml:space="preserve">We will distinguish two types of effects. </w:t>
      </w:r>
      <w:del w:id="20" w:author="S-CH Heblich" w:date="2014-01-30T12:31:00Z">
        <w:r w:rsidR="00BB6E1F" w:rsidRPr="00BB6E1F" w:rsidDel="00B3733A">
          <w:rPr>
            <w:rFonts w:ascii="Times New Roman" w:hAnsi="Times New Roman" w:cs="Times New Roman"/>
          </w:rPr>
          <w:delText>n</w:delText>
        </w:r>
      </w:del>
      <w:r w:rsidRPr="00BB6E1F">
        <w:rPr>
          <w:rFonts w:ascii="Times New Roman" w:hAnsi="Times New Roman" w:cs="Times New Roman"/>
        </w:rPr>
        <w:t xml:space="preserve">First, effects from one or more wind turbines being in view of a property and second, effects from wind turbine noise (with the latter varying with the size of a wind farm). </w:t>
      </w:r>
      <w:r w:rsidR="00BB6E1F" w:rsidRPr="00BB6E1F">
        <w:rPr>
          <w:rFonts w:ascii="Times New Roman" w:hAnsi="Times New Roman" w:cs="Times New Roman"/>
        </w:rPr>
        <w:t xml:space="preserve"> </w:t>
      </w:r>
      <w:r w:rsidR="00011799" w:rsidRPr="00BB6E1F">
        <w:rPr>
          <w:rFonts w:ascii="Times New Roman" w:hAnsi="Times New Roman" w:cs="Times New Roman"/>
        </w:rPr>
        <w:t xml:space="preserve">We capture the relationship between the visibility of wind turbines and house prices using difference-in-difference (DD) estimations that compare property values in the view sight of at least one wind turbine (S) before and after the establishment of the turbine to places that cannot be seen (NS) but are located close by. </w:t>
      </w:r>
      <w:r w:rsidR="00BB6E1F" w:rsidRPr="00BB6E1F">
        <w:rPr>
          <w:rFonts w:ascii="Times New Roman" w:hAnsi="Times New Roman" w:cs="Times New Roman"/>
        </w:rPr>
        <w:t xml:space="preserve"> </w:t>
      </w:r>
      <w:r w:rsidR="00011799" w:rsidRPr="00BB6E1F">
        <w:rPr>
          <w:rFonts w:ascii="Times New Roman" w:hAnsi="Times New Roman" w:cs="Times New Roman"/>
        </w:rPr>
        <w:t xml:space="preserve">Since we compare properties within a small geographic range, unobserved and potentially confounding neighborhood attributes should not differ much. </w:t>
      </w:r>
      <w:r w:rsidR="00BB6E1F" w:rsidRPr="00BB6E1F">
        <w:rPr>
          <w:rFonts w:ascii="Times New Roman" w:hAnsi="Times New Roman" w:cs="Times New Roman"/>
        </w:rPr>
        <w:t xml:space="preserve"> </w:t>
      </w:r>
      <w:r w:rsidR="00011799" w:rsidRPr="00BB6E1F">
        <w:rPr>
          <w:rFonts w:ascii="Times New Roman" w:hAnsi="Times New Roman" w:cs="Times New Roman"/>
        </w:rPr>
        <w:t xml:space="preserve">Moreover, we would expect the distribution of visual obstructions preventing view of the turbine to be random with respect to other neighborhood </w:t>
      </w:r>
      <w:proofErr w:type="spellStart"/>
      <w:r w:rsidR="00011799" w:rsidRPr="00BB6E1F">
        <w:rPr>
          <w:rFonts w:ascii="Times New Roman" w:hAnsi="Times New Roman" w:cs="Times New Roman"/>
        </w:rPr>
        <w:t>unobservables</w:t>
      </w:r>
      <w:proofErr w:type="spellEnd"/>
      <w:r w:rsidR="00011799" w:rsidRPr="00BB6E1F">
        <w:rPr>
          <w:rStyle w:val="CommentReference"/>
          <w:rFonts w:ascii="Times New Roman" w:hAnsi="Times New Roman" w:cs="Times New Roman"/>
        </w:rPr>
        <w:t xml:space="preserve">. </w:t>
      </w:r>
      <w:r w:rsidR="00BB6E1F" w:rsidRPr="00BB6E1F">
        <w:rPr>
          <w:rStyle w:val="CommentReference"/>
          <w:rFonts w:ascii="Times New Roman" w:hAnsi="Times New Roman" w:cs="Times New Roman"/>
        </w:rPr>
        <w:t xml:space="preserve"> </w:t>
      </w:r>
      <w:r w:rsidR="00011799" w:rsidRPr="00BB6E1F">
        <w:rPr>
          <w:rFonts w:ascii="Times New Roman" w:hAnsi="Times New Roman" w:cs="Times New Roman"/>
        </w:rPr>
        <w:t xml:space="preserve">Our DD approach then compares changes in property values for houses where a wind turbine is within and out of view respectively. </w:t>
      </w:r>
    </w:p>
    <w:p w14:paraId="5C1DE967" w14:textId="1A5B6949" w:rsidR="00687DF8" w:rsidRPr="00BB6E1F" w:rsidRDefault="00011799" w:rsidP="00BB6E1F">
      <w:pPr>
        <w:spacing w:line="480" w:lineRule="auto"/>
        <w:ind w:firstLine="720"/>
        <w:rPr>
          <w:rFonts w:ascii="Times New Roman" w:hAnsi="Times New Roman" w:cs="Times New Roman"/>
        </w:rPr>
      </w:pPr>
      <w:r w:rsidRPr="00BB6E1F">
        <w:rPr>
          <w:rFonts w:ascii="Times New Roman" w:hAnsi="Times New Roman" w:cs="Times New Roman"/>
        </w:rPr>
        <w:t xml:space="preserve">To disentangle noise effects from view effects, we can extend the DD estimation to </w:t>
      </w:r>
      <w:proofErr w:type="gramStart"/>
      <w:r w:rsidRPr="00BB6E1F">
        <w:rPr>
          <w:rFonts w:ascii="Times New Roman" w:hAnsi="Times New Roman" w:cs="Times New Roman"/>
        </w:rPr>
        <w:t>a DDD</w:t>
      </w:r>
      <w:proofErr w:type="gramEnd"/>
      <w:r w:rsidRPr="00BB6E1F">
        <w:rPr>
          <w:rFonts w:ascii="Times New Roman" w:hAnsi="Times New Roman" w:cs="Times New Roman"/>
        </w:rPr>
        <w:t xml:space="preserve"> estimation. </w:t>
      </w:r>
      <w:r w:rsidR="00BB6E1F" w:rsidRPr="00BB6E1F">
        <w:rPr>
          <w:rFonts w:ascii="Times New Roman" w:hAnsi="Times New Roman" w:cs="Times New Roman"/>
        </w:rPr>
        <w:t xml:space="preserve"> </w:t>
      </w:r>
      <w:r w:rsidRPr="00BB6E1F">
        <w:rPr>
          <w:rFonts w:ascii="Times New Roman" w:hAnsi="Times New Roman" w:cs="Times New Roman"/>
        </w:rPr>
        <w:t xml:space="preserve">The DDD allows us to account for view-area specific changes in property values and noise-area specific changes in property values when we measure the additional change in property values of houses that are exposed to noise and view sight </w:t>
      </w:r>
      <w:r w:rsidRPr="00BB6E1F">
        <w:rPr>
          <w:rFonts w:ascii="Times New Roman" w:hAnsi="Times New Roman" w:cs="Times New Roman"/>
        </w:rPr>
        <w:lastRenderedPageBreak/>
        <w:t xml:space="preserve">effects. </w:t>
      </w:r>
      <w:r w:rsidR="00BB6E1F">
        <w:rPr>
          <w:rFonts w:ascii="Times New Roman" w:hAnsi="Times New Roman" w:cs="Times New Roman"/>
        </w:rPr>
        <w:t xml:space="preserve"> </w:t>
      </w:r>
      <w:r w:rsidRPr="00BB6E1F">
        <w:rPr>
          <w:rFonts w:ascii="Times New Roman" w:hAnsi="Times New Roman" w:cs="Times New Roman"/>
        </w:rPr>
        <w:t xml:space="preserve">Comparing the coefficients of houses that </w:t>
      </w:r>
      <w:r w:rsidR="00BB6E1F">
        <w:rPr>
          <w:rFonts w:ascii="Times New Roman" w:hAnsi="Times New Roman" w:cs="Times New Roman"/>
        </w:rPr>
        <w:t>(</w:t>
      </w:r>
      <w:proofErr w:type="spellStart"/>
      <w:r w:rsidRPr="00BB6E1F">
        <w:rPr>
          <w:rFonts w:ascii="Times New Roman" w:hAnsi="Times New Roman" w:cs="Times New Roman"/>
        </w:rPr>
        <w:t>i</w:t>
      </w:r>
      <w:proofErr w:type="spellEnd"/>
      <w:r w:rsidRPr="00BB6E1F">
        <w:rPr>
          <w:rFonts w:ascii="Times New Roman" w:hAnsi="Times New Roman" w:cs="Times New Roman"/>
        </w:rPr>
        <w:t xml:space="preserve">) can only see, </w:t>
      </w:r>
      <w:r w:rsidR="00BB6E1F">
        <w:rPr>
          <w:rFonts w:ascii="Times New Roman" w:hAnsi="Times New Roman" w:cs="Times New Roman"/>
        </w:rPr>
        <w:t>(</w:t>
      </w:r>
      <w:r w:rsidRPr="00BB6E1F">
        <w:rPr>
          <w:rFonts w:ascii="Times New Roman" w:hAnsi="Times New Roman" w:cs="Times New Roman"/>
        </w:rPr>
        <w:t xml:space="preserve">ii) can only hear, or </w:t>
      </w:r>
      <w:r w:rsidR="00BB6E1F">
        <w:rPr>
          <w:rFonts w:ascii="Times New Roman" w:hAnsi="Times New Roman" w:cs="Times New Roman"/>
        </w:rPr>
        <w:t>(</w:t>
      </w:r>
      <w:r w:rsidRPr="00BB6E1F">
        <w:rPr>
          <w:rFonts w:ascii="Times New Roman" w:hAnsi="Times New Roman" w:cs="Times New Roman"/>
        </w:rPr>
        <w:t xml:space="preserve">iii) can see and hear the wind turbine then allows us to separate the effects. </w:t>
      </w:r>
    </w:p>
    <w:p w14:paraId="082DBBA4" w14:textId="7ECD6C30" w:rsidR="009B7AE8" w:rsidRPr="00BB6E1F" w:rsidRDefault="00011799" w:rsidP="00BB6E1F">
      <w:pPr>
        <w:spacing w:line="480" w:lineRule="auto"/>
        <w:ind w:firstLine="720"/>
        <w:rPr>
          <w:rFonts w:ascii="Times New Roman" w:hAnsi="Times New Roman" w:cs="Times New Roman"/>
        </w:rPr>
      </w:pPr>
      <w:r w:rsidRPr="00BB6E1F">
        <w:rPr>
          <w:rFonts w:ascii="Times New Roman" w:hAnsi="Times New Roman" w:cs="Times New Roman"/>
        </w:rPr>
        <w:t xml:space="preserve">To define areas that are exposed to the noise or the view of a wind mill, we employ </w:t>
      </w:r>
      <w:r w:rsidR="00605ADB" w:rsidRPr="00BB6E1F">
        <w:rPr>
          <w:rFonts w:ascii="Times New Roman" w:hAnsi="Times New Roman" w:cs="Times New Roman"/>
        </w:rPr>
        <w:t xml:space="preserve">ArcGIS </w:t>
      </w:r>
      <w:proofErr w:type="spellStart"/>
      <w:r w:rsidR="00605ADB" w:rsidRPr="00BB6E1F">
        <w:rPr>
          <w:rFonts w:ascii="Times New Roman" w:hAnsi="Times New Roman" w:cs="Times New Roman"/>
        </w:rPr>
        <w:t>viewshed</w:t>
      </w:r>
      <w:proofErr w:type="spellEnd"/>
      <w:r w:rsidR="00605ADB" w:rsidRPr="00BB6E1F">
        <w:rPr>
          <w:rFonts w:ascii="Times New Roman" w:hAnsi="Times New Roman" w:cs="Times New Roman"/>
        </w:rPr>
        <w:t xml:space="preserve"> technology.</w:t>
      </w:r>
      <w:r w:rsidRPr="00BB6E1F">
        <w:rPr>
          <w:rFonts w:ascii="Times New Roman" w:hAnsi="Times New Roman" w:cs="Times New Roman"/>
        </w:rPr>
        <w:t xml:space="preserve"> </w:t>
      </w:r>
      <w:r w:rsidR="00BB6E1F">
        <w:rPr>
          <w:rFonts w:ascii="Times New Roman" w:hAnsi="Times New Roman" w:cs="Times New Roman"/>
        </w:rPr>
        <w:t xml:space="preserve"> </w:t>
      </w:r>
      <w:r w:rsidRPr="00BB6E1F">
        <w:rPr>
          <w:rFonts w:ascii="Times New Roman" w:hAnsi="Times New Roman" w:cs="Times New Roman"/>
        </w:rPr>
        <w:t xml:space="preserve">Compared to existing research on the effect of wind turbines on house price values (e.g. Gibbons 2013), we will not consider the existence of a wind farm as treatment but seek to assess the effect of every single wind turbine in a wind farm. </w:t>
      </w:r>
      <w:r w:rsidR="00BB6E1F">
        <w:rPr>
          <w:rFonts w:ascii="Times New Roman" w:hAnsi="Times New Roman" w:cs="Times New Roman"/>
        </w:rPr>
        <w:t xml:space="preserve"> </w:t>
      </w:r>
      <w:r w:rsidR="00A24A93" w:rsidRPr="00BB6E1F">
        <w:rPr>
          <w:rFonts w:ascii="Times New Roman" w:hAnsi="Times New Roman" w:cs="Times New Roman"/>
        </w:rPr>
        <w:t xml:space="preserve">Using view sheds calculated from an individual turbine instead of the centroid of the wind farm </w:t>
      </w:r>
      <w:r w:rsidRPr="00BB6E1F">
        <w:rPr>
          <w:rFonts w:ascii="Times New Roman" w:hAnsi="Times New Roman" w:cs="Times New Roman"/>
        </w:rPr>
        <w:t xml:space="preserve">will give </w:t>
      </w:r>
      <w:r w:rsidR="00A24A93" w:rsidRPr="00BB6E1F">
        <w:rPr>
          <w:rFonts w:ascii="Times New Roman" w:hAnsi="Times New Roman" w:cs="Times New Roman"/>
        </w:rPr>
        <w:t xml:space="preserve">precise information on exposure and </w:t>
      </w:r>
      <w:del w:id="21" w:author="S-CH Heblich" w:date="2014-01-30T12:31:00Z">
        <w:r w:rsidR="00A24A93" w:rsidRPr="00BB6E1F" w:rsidDel="00B3733A">
          <w:rPr>
            <w:rFonts w:ascii="Times New Roman" w:hAnsi="Times New Roman" w:cs="Times New Roman"/>
          </w:rPr>
          <w:delText xml:space="preserve">we </w:delText>
        </w:r>
      </w:del>
      <w:r w:rsidR="00A24A93" w:rsidRPr="00BB6E1F">
        <w:rPr>
          <w:rFonts w:ascii="Times New Roman" w:hAnsi="Times New Roman" w:cs="Times New Roman"/>
        </w:rPr>
        <w:t xml:space="preserve">provides </w:t>
      </w:r>
      <w:ins w:id="22" w:author="S-CH Heblich" w:date="2014-01-30T12:31:00Z">
        <w:r w:rsidR="00B3733A">
          <w:rPr>
            <w:rFonts w:ascii="Times New Roman" w:hAnsi="Times New Roman" w:cs="Times New Roman"/>
          </w:rPr>
          <w:t xml:space="preserve">a </w:t>
        </w:r>
      </w:ins>
      <w:r w:rsidR="00A24A93" w:rsidRPr="00BB6E1F">
        <w:rPr>
          <w:rFonts w:ascii="Times New Roman" w:hAnsi="Times New Roman" w:cs="Times New Roman"/>
        </w:rPr>
        <w:t>way to assess differe</w:t>
      </w:r>
      <w:r w:rsidR="00BB6E1F">
        <w:rPr>
          <w:rFonts w:ascii="Times New Roman" w:hAnsi="Times New Roman" w:cs="Times New Roman"/>
        </w:rPr>
        <w:t>nces in the level of exposure (</w:t>
      </w:r>
      <w:r w:rsidR="00A24A93" w:rsidRPr="00BB6E1F">
        <w:rPr>
          <w:rFonts w:ascii="Times New Roman" w:hAnsi="Times New Roman" w:cs="Times New Roman"/>
        </w:rPr>
        <w:t>i.e.</w:t>
      </w:r>
      <w:r w:rsidR="00BB6E1F">
        <w:rPr>
          <w:rFonts w:ascii="Times New Roman" w:hAnsi="Times New Roman" w:cs="Times New Roman"/>
        </w:rPr>
        <w:t>,</w:t>
      </w:r>
      <w:r w:rsidR="00A24A93" w:rsidRPr="00BB6E1F">
        <w:rPr>
          <w:rFonts w:ascii="Times New Roman" w:hAnsi="Times New Roman" w:cs="Times New Roman"/>
        </w:rPr>
        <w:t xml:space="preserve"> being exposed to one or more wind turbines</w:t>
      </w:r>
      <w:r w:rsidR="00BB6E1F">
        <w:rPr>
          <w:rFonts w:ascii="Times New Roman" w:hAnsi="Times New Roman" w:cs="Times New Roman"/>
        </w:rPr>
        <w:t>)</w:t>
      </w:r>
      <w:r w:rsidR="00A24A93" w:rsidRPr="00BB6E1F">
        <w:rPr>
          <w:rFonts w:ascii="Times New Roman" w:hAnsi="Times New Roman" w:cs="Times New Roman"/>
        </w:rPr>
        <w:t>.</w:t>
      </w:r>
    </w:p>
    <w:p w14:paraId="3376B021" w14:textId="77777777" w:rsidR="009B7AE8" w:rsidRPr="00BB6E1F" w:rsidRDefault="009B7AE8" w:rsidP="00BB6E1F">
      <w:pPr>
        <w:spacing w:line="480" w:lineRule="auto"/>
        <w:rPr>
          <w:rFonts w:ascii="Times New Roman" w:hAnsi="Times New Roman" w:cs="Times New Roman"/>
        </w:rPr>
      </w:pPr>
    </w:p>
    <w:p w14:paraId="193FCC90" w14:textId="65E89066" w:rsidR="00067EB2" w:rsidRPr="0032269A" w:rsidRDefault="009B7AE8" w:rsidP="00BB6E1F">
      <w:pPr>
        <w:spacing w:line="480" w:lineRule="auto"/>
        <w:rPr>
          <w:rFonts w:ascii="Times New Roman" w:hAnsi="Times New Roman" w:cs="Times New Roman"/>
          <w:i/>
        </w:rPr>
      </w:pPr>
      <w:r w:rsidRPr="0032269A">
        <w:rPr>
          <w:rFonts w:ascii="Times New Roman" w:hAnsi="Times New Roman" w:cs="Times New Roman"/>
          <w:i/>
        </w:rPr>
        <w:t>(4</w:t>
      </w:r>
      <w:r w:rsidR="00BA204A" w:rsidRPr="0032269A">
        <w:rPr>
          <w:rFonts w:ascii="Times New Roman" w:hAnsi="Times New Roman" w:cs="Times New Roman"/>
          <w:i/>
        </w:rPr>
        <w:t>)</w:t>
      </w:r>
      <w:r w:rsidR="00067EB2" w:rsidRPr="0032269A">
        <w:rPr>
          <w:rFonts w:ascii="Times New Roman" w:hAnsi="Times New Roman" w:cs="Times New Roman"/>
          <w:i/>
        </w:rPr>
        <w:t xml:space="preserve">  Neighborhood Effects</w:t>
      </w:r>
    </w:p>
    <w:p w14:paraId="3CC7A7DE" w14:textId="15C0A788" w:rsidR="00E46F1B" w:rsidRDefault="00E46F1B" w:rsidP="0032269A">
      <w:pPr>
        <w:spacing w:line="480" w:lineRule="auto"/>
        <w:ind w:firstLine="720"/>
        <w:rPr>
          <w:rFonts w:ascii="Times New Roman" w:hAnsi="Times New Roman" w:cs="Times New Roman"/>
        </w:rPr>
      </w:pPr>
      <w:r w:rsidRPr="00BA204A">
        <w:rPr>
          <w:rFonts w:ascii="Times New Roman" w:hAnsi="Times New Roman" w:cs="Times New Roman"/>
        </w:rPr>
        <w:t>Linked population data</w:t>
      </w:r>
      <w:r w:rsidR="00605ADB">
        <w:rPr>
          <w:rFonts w:ascii="Times New Roman" w:hAnsi="Times New Roman" w:cs="Times New Roman"/>
        </w:rPr>
        <w:t xml:space="preserve"> from the Scottish Longitudinal Survey</w:t>
      </w:r>
      <w:r w:rsidRPr="00BA204A">
        <w:rPr>
          <w:rFonts w:ascii="Times New Roman" w:hAnsi="Times New Roman" w:cs="Times New Roman"/>
        </w:rPr>
        <w:t xml:space="preserve"> should allow us to follow individuals over </w:t>
      </w:r>
      <w:r w:rsidR="00605ADB">
        <w:rPr>
          <w:rFonts w:ascii="Times New Roman" w:hAnsi="Times New Roman" w:cs="Times New Roman"/>
        </w:rPr>
        <w:t xml:space="preserve">long </w:t>
      </w:r>
      <w:r w:rsidRPr="00BA204A">
        <w:rPr>
          <w:rFonts w:ascii="Times New Roman" w:hAnsi="Times New Roman" w:cs="Times New Roman"/>
        </w:rPr>
        <w:t>time</w:t>
      </w:r>
      <w:r w:rsidR="00605ADB">
        <w:rPr>
          <w:rFonts w:ascii="Times New Roman" w:hAnsi="Times New Roman" w:cs="Times New Roman"/>
        </w:rPr>
        <w:t>-horizons and geographical space</w:t>
      </w:r>
      <w:r w:rsidRPr="00BA204A">
        <w:rPr>
          <w:rFonts w:ascii="Times New Roman" w:hAnsi="Times New Roman" w:cs="Times New Roman"/>
        </w:rPr>
        <w:t xml:space="preserve">.  </w:t>
      </w:r>
      <w:r w:rsidR="0032269A">
        <w:rPr>
          <w:rFonts w:ascii="Times New Roman" w:hAnsi="Times New Roman" w:cs="Times New Roman"/>
        </w:rPr>
        <w:t>With these data, we will l</w:t>
      </w:r>
      <w:r w:rsidRPr="00BA204A">
        <w:rPr>
          <w:rFonts w:ascii="Times New Roman" w:hAnsi="Times New Roman" w:cs="Times New Roman"/>
        </w:rPr>
        <w:t xml:space="preserve">ook at how conditions in childhood </w:t>
      </w:r>
      <w:r w:rsidR="00605ADB">
        <w:rPr>
          <w:rFonts w:ascii="Times New Roman" w:hAnsi="Times New Roman" w:cs="Times New Roman"/>
        </w:rPr>
        <w:t xml:space="preserve">(e.g., health, exposure to crime, school quality, neighbor </w:t>
      </w:r>
      <w:proofErr w:type="spellStart"/>
      <w:r w:rsidR="00605ADB">
        <w:rPr>
          <w:rFonts w:ascii="Times New Roman" w:hAnsi="Times New Roman" w:cs="Times New Roman"/>
        </w:rPr>
        <w:t>sociodemographics</w:t>
      </w:r>
      <w:proofErr w:type="spellEnd"/>
      <w:r w:rsidR="00605ADB">
        <w:rPr>
          <w:rFonts w:ascii="Times New Roman" w:hAnsi="Times New Roman" w:cs="Times New Roman"/>
        </w:rPr>
        <w:t xml:space="preserve">) </w:t>
      </w:r>
      <w:r w:rsidRPr="00BA204A">
        <w:rPr>
          <w:rFonts w:ascii="Times New Roman" w:hAnsi="Times New Roman" w:cs="Times New Roman"/>
        </w:rPr>
        <w:t>affect outcomes later in life</w:t>
      </w:r>
      <w:r w:rsidR="00605ADB">
        <w:rPr>
          <w:rFonts w:ascii="Times New Roman" w:hAnsi="Times New Roman" w:cs="Times New Roman"/>
        </w:rPr>
        <w:t xml:space="preserve"> (e.g., labor market, crime/drug use, neighborhood choice).  How do outcomes vary depending upon whether one grows up in a high crime v</w:t>
      </w:r>
      <w:ins w:id="23" w:author="S-CH Heblich" w:date="2014-01-30T12:32:00Z">
        <w:r w:rsidR="00B3733A">
          <w:rPr>
            <w:rFonts w:ascii="Times New Roman" w:hAnsi="Times New Roman" w:cs="Times New Roman"/>
          </w:rPr>
          <w:t>s</w:t>
        </w:r>
      </w:ins>
      <w:r w:rsidR="00605ADB">
        <w:rPr>
          <w:rFonts w:ascii="Times New Roman" w:hAnsi="Times New Roman" w:cs="Times New Roman"/>
        </w:rPr>
        <w:t xml:space="preserve">. low crime neighborhood?  How does the race or religion of ones neighbors as a child affect sorting decisions as an adult?  How does childhood pollution exposure affect health and labor market outcomes as an adult?  </w:t>
      </w:r>
      <w:ins w:id="24" w:author="S-CH Heblich" w:date="2014-01-30T12:32:00Z">
        <w:r w:rsidR="00B3733A">
          <w:rPr>
            <w:rFonts w:ascii="Times New Roman" w:hAnsi="Times New Roman" w:cs="Times New Roman"/>
          </w:rPr>
          <w:t>Understanding h</w:t>
        </w:r>
      </w:ins>
      <w:del w:id="25" w:author="S-CH Heblich" w:date="2014-01-30T12:32:00Z">
        <w:r w:rsidR="00605ADB" w:rsidDel="00B3733A">
          <w:rPr>
            <w:rFonts w:ascii="Times New Roman" w:hAnsi="Times New Roman" w:cs="Times New Roman"/>
          </w:rPr>
          <w:delText>H</w:delText>
        </w:r>
      </w:del>
      <w:r w:rsidR="00605ADB">
        <w:rPr>
          <w:rFonts w:ascii="Times New Roman" w:hAnsi="Times New Roman" w:cs="Times New Roman"/>
        </w:rPr>
        <w:t xml:space="preserve">ow all of these </w:t>
      </w:r>
      <w:r w:rsidRPr="00BA204A">
        <w:rPr>
          <w:rFonts w:ascii="Times New Roman" w:hAnsi="Times New Roman" w:cs="Times New Roman"/>
        </w:rPr>
        <w:t>ou</w:t>
      </w:r>
      <w:r w:rsidR="00605ADB">
        <w:rPr>
          <w:rFonts w:ascii="Times New Roman" w:hAnsi="Times New Roman" w:cs="Times New Roman"/>
        </w:rPr>
        <w:t>tcomes affect sorting decisions has particular relevance in the study of</w:t>
      </w:r>
      <w:r w:rsidRPr="00BA204A">
        <w:rPr>
          <w:rFonts w:ascii="Times New Roman" w:hAnsi="Times New Roman" w:cs="Times New Roman"/>
        </w:rPr>
        <w:t xml:space="preserve"> poverty traps</w:t>
      </w:r>
      <w:r w:rsidR="00071E34">
        <w:rPr>
          <w:rFonts w:ascii="Times New Roman" w:hAnsi="Times New Roman" w:cs="Times New Roman"/>
        </w:rPr>
        <w:t xml:space="preserve"> (see below)</w:t>
      </w:r>
      <w:r w:rsidRPr="00BA204A">
        <w:rPr>
          <w:rFonts w:ascii="Times New Roman" w:hAnsi="Times New Roman" w:cs="Times New Roman"/>
        </w:rPr>
        <w:t>.</w:t>
      </w:r>
    </w:p>
    <w:p w14:paraId="55E8A794" w14:textId="4F98E7E4" w:rsidR="009B7AE8" w:rsidRPr="0032269A" w:rsidRDefault="0032269A" w:rsidP="0032269A">
      <w:pPr>
        <w:spacing w:line="480" w:lineRule="auto"/>
        <w:ind w:firstLine="720"/>
        <w:rPr>
          <w:rFonts w:ascii="Times New Roman" w:eastAsia="Times New Roman" w:hAnsi="Times New Roman" w:cs="Times New Roman"/>
        </w:rPr>
      </w:pPr>
      <w:r>
        <w:rPr>
          <w:rFonts w:ascii="Times New Roman" w:hAnsi="Times New Roman" w:cs="Times New Roman"/>
        </w:rPr>
        <w:lastRenderedPageBreak/>
        <w:t xml:space="preserve">There is a growing literature on neighborhood effects to consider.  </w:t>
      </w:r>
      <w:r w:rsidRPr="0032269A">
        <w:rPr>
          <w:rFonts w:ascii="Times New Roman" w:hAnsi="Times New Roman" w:cs="Times New Roman"/>
        </w:rPr>
        <w:t xml:space="preserve">Important papers in this literature to consider are </w:t>
      </w:r>
      <w:proofErr w:type="spellStart"/>
      <w:r w:rsidRPr="0032269A">
        <w:rPr>
          <w:rFonts w:ascii="Times New Roman" w:eastAsia="Times New Roman" w:hAnsi="Times New Roman" w:cs="Times New Roman"/>
        </w:rPr>
        <w:t>Lalive</w:t>
      </w:r>
      <w:proofErr w:type="spellEnd"/>
      <w:r w:rsidRPr="0032269A">
        <w:rPr>
          <w:rFonts w:ascii="Times New Roman" w:eastAsia="Times New Roman" w:hAnsi="Times New Roman" w:cs="Times New Roman"/>
        </w:rPr>
        <w:t xml:space="preserve"> and </w:t>
      </w:r>
      <w:proofErr w:type="spellStart"/>
      <w:r w:rsidRPr="0032269A">
        <w:rPr>
          <w:rFonts w:ascii="Times New Roman" w:eastAsia="Times New Roman" w:hAnsi="Times New Roman" w:cs="Times New Roman"/>
        </w:rPr>
        <w:t>Cattaeno</w:t>
      </w:r>
      <w:proofErr w:type="spellEnd"/>
      <w:r w:rsidRPr="0032269A">
        <w:rPr>
          <w:rFonts w:ascii="Times New Roman" w:eastAsia="Times New Roman" w:hAnsi="Times New Roman" w:cs="Times New Roman"/>
        </w:rPr>
        <w:t xml:space="preserve"> (2009)</w:t>
      </w:r>
      <w:r>
        <w:rPr>
          <w:rFonts w:ascii="Times New Roman" w:eastAsia="Times New Roman" w:hAnsi="Times New Roman" w:cs="Times New Roman"/>
        </w:rPr>
        <w:t xml:space="preserve">, </w:t>
      </w:r>
      <w:proofErr w:type="spellStart"/>
      <w:r>
        <w:rPr>
          <w:rFonts w:ascii="Times New Roman" w:eastAsia="Times New Roman" w:hAnsi="Times New Roman" w:cs="Times New Roman"/>
        </w:rPr>
        <w:t>Bobonis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Finan</w:t>
      </w:r>
      <w:proofErr w:type="spellEnd"/>
      <w:r>
        <w:rPr>
          <w:rFonts w:ascii="Times New Roman" w:eastAsia="Times New Roman" w:hAnsi="Times New Roman" w:cs="Times New Roman"/>
        </w:rPr>
        <w:t xml:space="preserve"> (2009), Bayer, Ross and </w:t>
      </w:r>
      <w:proofErr w:type="spellStart"/>
      <w:r>
        <w:rPr>
          <w:rFonts w:ascii="Times New Roman" w:eastAsia="Times New Roman" w:hAnsi="Times New Roman" w:cs="Times New Roman"/>
        </w:rPr>
        <w:t>Topa</w:t>
      </w:r>
      <w:proofErr w:type="spellEnd"/>
      <w:r>
        <w:rPr>
          <w:rFonts w:ascii="Times New Roman" w:eastAsia="Times New Roman" w:hAnsi="Times New Roman" w:cs="Times New Roman"/>
        </w:rPr>
        <w:t xml:space="preserve"> (2008), Gibbons, Silva and </w:t>
      </w:r>
      <w:proofErr w:type="spellStart"/>
      <w:r>
        <w:rPr>
          <w:rFonts w:ascii="Times New Roman" w:eastAsia="Times New Roman" w:hAnsi="Times New Roman" w:cs="Times New Roman"/>
        </w:rPr>
        <w:t>Weinhardt</w:t>
      </w:r>
      <w:proofErr w:type="spellEnd"/>
      <w:r>
        <w:rPr>
          <w:rFonts w:ascii="Times New Roman" w:eastAsia="Times New Roman" w:hAnsi="Times New Roman" w:cs="Times New Roman"/>
        </w:rPr>
        <w:t xml:space="preserve"> (2013)</w:t>
      </w:r>
      <w:r w:rsidR="008C3D8F">
        <w:rPr>
          <w:rFonts w:ascii="Times New Roman" w:eastAsia="Times New Roman" w:hAnsi="Times New Roman" w:cs="Times New Roman"/>
        </w:rPr>
        <w:t>,</w:t>
      </w:r>
      <w:r w:rsidR="00605ADB">
        <w:rPr>
          <w:rStyle w:val="FootnoteReference"/>
          <w:rFonts w:ascii="Times New Roman" w:eastAsia="Times New Roman" w:hAnsi="Times New Roman" w:cs="Times New Roman"/>
        </w:rPr>
        <w:footnoteReference w:id="14"/>
      </w:r>
      <w:r w:rsidR="008C3D8F">
        <w:rPr>
          <w:rFonts w:ascii="Times New Roman" w:eastAsia="Times New Roman" w:hAnsi="Times New Roman" w:cs="Times New Roman"/>
        </w:rPr>
        <w:t xml:space="preserve"> and a survey article by </w:t>
      </w:r>
      <w:proofErr w:type="spellStart"/>
      <w:r w:rsidR="008C3D8F">
        <w:rPr>
          <w:rFonts w:ascii="Times New Roman" w:eastAsia="Times New Roman" w:hAnsi="Times New Roman" w:cs="Times New Roman"/>
        </w:rPr>
        <w:t>Galster</w:t>
      </w:r>
      <w:proofErr w:type="spellEnd"/>
      <w:r w:rsidR="008C3D8F">
        <w:rPr>
          <w:rFonts w:ascii="Times New Roman" w:eastAsia="Times New Roman" w:hAnsi="Times New Roman" w:cs="Times New Roman"/>
        </w:rPr>
        <w:t xml:space="preserve"> et al. (2008).</w:t>
      </w:r>
    </w:p>
    <w:p w14:paraId="1BC666D0" w14:textId="477AC1FF" w:rsidR="00800E53" w:rsidRPr="0032269A" w:rsidRDefault="0032269A" w:rsidP="0032269A">
      <w:pPr>
        <w:spacing w:line="480" w:lineRule="auto"/>
        <w:ind w:firstLine="720"/>
        <w:rPr>
          <w:rFonts w:ascii="Times New Roman" w:hAnsi="Times New Roman" w:cs="Times New Roman"/>
        </w:rPr>
      </w:pPr>
      <w:r>
        <w:rPr>
          <w:rFonts w:ascii="Times New Roman" w:hAnsi="Times New Roman"/>
        </w:rPr>
        <w:t xml:space="preserve">Completion of this project </w:t>
      </w:r>
      <w:r>
        <w:rPr>
          <w:rFonts w:ascii="Times New Roman" w:hAnsi="Times New Roman" w:cs="Times New Roman"/>
        </w:rPr>
        <w:t xml:space="preserve">will require </w:t>
      </w:r>
      <w:del w:id="26" w:author="S-CH Heblich" w:date="2014-01-30T12:33:00Z">
        <w:r w:rsidDel="00B3733A">
          <w:rPr>
            <w:rFonts w:ascii="Times New Roman" w:hAnsi="Times New Roman" w:cs="Times New Roman"/>
          </w:rPr>
          <w:delText xml:space="preserve">the </w:delText>
        </w:r>
      </w:del>
      <w:ins w:id="27" w:author="S-CH Heblich" w:date="2014-01-30T12:33:00Z">
        <w:r w:rsidR="00B3733A">
          <w:rPr>
            <w:rFonts w:ascii="Times New Roman" w:hAnsi="Times New Roman" w:cs="Times New Roman"/>
          </w:rPr>
          <w:t>access to</w:t>
        </w:r>
        <w:r w:rsidR="00B3733A">
          <w:rPr>
            <w:rFonts w:ascii="Times New Roman" w:hAnsi="Times New Roman" w:cs="Times New Roman"/>
          </w:rPr>
          <w:t xml:space="preserve"> </w:t>
        </w:r>
      </w:ins>
      <w:r>
        <w:rPr>
          <w:rFonts w:ascii="Times New Roman" w:hAnsi="Times New Roman" w:cs="Times New Roman"/>
        </w:rPr>
        <w:t xml:space="preserve">SLS and geographic histories based on GP data.  Our understanding is that access to these data is dependent on Chris </w:t>
      </w:r>
      <w:proofErr w:type="spellStart"/>
      <w:r>
        <w:rPr>
          <w:rFonts w:ascii="Times New Roman" w:hAnsi="Times New Roman" w:cs="Times New Roman"/>
        </w:rPr>
        <w:t>Dibbins</w:t>
      </w:r>
      <w:proofErr w:type="spellEnd"/>
      <w:r>
        <w:rPr>
          <w:rFonts w:ascii="Times New Roman" w:hAnsi="Times New Roman" w:cs="Times New Roman"/>
        </w:rPr>
        <w:t>.  In addition, we will require information about</w:t>
      </w:r>
      <w:r w:rsidR="00605ADB">
        <w:rPr>
          <w:rFonts w:ascii="Times New Roman" w:hAnsi="Times New Roman"/>
        </w:rPr>
        <w:t xml:space="preserve"> </w:t>
      </w:r>
      <w:r w:rsidR="007B334E" w:rsidRPr="00D5123E">
        <w:rPr>
          <w:rFonts w:ascii="Times New Roman" w:hAnsi="Times New Roman"/>
        </w:rPr>
        <w:t xml:space="preserve">school performance </w:t>
      </w:r>
      <w:r>
        <w:rPr>
          <w:rFonts w:ascii="Times New Roman" w:hAnsi="Times New Roman"/>
        </w:rPr>
        <w:t>and socioeconomic background</w:t>
      </w:r>
      <w:r w:rsidR="007B334E" w:rsidRPr="00D5123E">
        <w:rPr>
          <w:rFonts w:ascii="Times New Roman" w:hAnsi="Times New Roman"/>
        </w:rPr>
        <w:t xml:space="preserve">.  </w:t>
      </w:r>
      <w:r>
        <w:rPr>
          <w:rFonts w:ascii="Times New Roman" w:hAnsi="Times New Roman"/>
        </w:rPr>
        <w:t xml:space="preserve">There may also be scope for incorporating information on criminal activity.  In particular, we will seek out what information is </w:t>
      </w:r>
      <w:r w:rsidR="00D5123E">
        <w:rPr>
          <w:rFonts w:ascii="Times New Roman" w:hAnsi="Times New Roman"/>
        </w:rPr>
        <w:t xml:space="preserve">available in </w:t>
      </w:r>
      <w:proofErr w:type="spellStart"/>
      <w:r w:rsidR="00D5123E">
        <w:rPr>
          <w:rFonts w:ascii="Times New Roman" w:hAnsi="Times New Roman"/>
        </w:rPr>
        <w:t>Datazone</w:t>
      </w:r>
      <w:proofErr w:type="spellEnd"/>
      <w:r w:rsidR="00D5123E">
        <w:rPr>
          <w:rFonts w:ascii="Times New Roman" w:hAnsi="Times New Roman"/>
        </w:rPr>
        <w:t xml:space="preserve"> units for 1991 and 20</w:t>
      </w:r>
      <w:r w:rsidR="009B7AE8">
        <w:rPr>
          <w:rFonts w:ascii="Times New Roman" w:hAnsi="Times New Roman"/>
        </w:rPr>
        <w:t>01 in the SNS.</w:t>
      </w:r>
    </w:p>
    <w:p w14:paraId="52647406" w14:textId="680B073D" w:rsidR="009B6303" w:rsidRDefault="0032269A" w:rsidP="0032269A">
      <w:pPr>
        <w:spacing w:line="480" w:lineRule="auto"/>
        <w:ind w:firstLine="720"/>
        <w:rPr>
          <w:rFonts w:ascii="Times New Roman" w:hAnsi="Times New Roman" w:cs="Times New Roman"/>
        </w:rPr>
      </w:pPr>
      <w:r>
        <w:rPr>
          <w:rFonts w:ascii="Times New Roman" w:hAnsi="Times New Roman" w:cs="Times New Roman"/>
        </w:rPr>
        <w:t>An extension of this research will analyze preference f</w:t>
      </w:r>
      <w:r w:rsidR="009B6303">
        <w:rPr>
          <w:rFonts w:ascii="Times New Roman" w:hAnsi="Times New Roman" w:cs="Times New Roman"/>
        </w:rPr>
        <w:t>ormation</w:t>
      </w:r>
      <w:r>
        <w:rPr>
          <w:rFonts w:ascii="Times New Roman" w:hAnsi="Times New Roman" w:cs="Times New Roman"/>
        </w:rPr>
        <w:t>.  In particular, c</w:t>
      </w:r>
      <w:r w:rsidR="009B6303" w:rsidRPr="00BA204A">
        <w:rPr>
          <w:rFonts w:ascii="Times New Roman" w:hAnsi="Times New Roman" w:cs="Times New Roman"/>
        </w:rPr>
        <w:t>an we see how circumstances early in life affect preferences later in life (e.g</w:t>
      </w:r>
      <w:r w:rsidR="009B6303" w:rsidRPr="00AB1911">
        <w:rPr>
          <w:rFonts w:ascii="Times New Roman" w:hAnsi="Times New Roman" w:cs="Times New Roman"/>
        </w:rPr>
        <w:t>., for living in a segregated community</w:t>
      </w:r>
      <w:proofErr w:type="gramStart"/>
      <w:r w:rsidR="009B6303" w:rsidRPr="00AB1911">
        <w:rPr>
          <w:rFonts w:ascii="Times New Roman" w:hAnsi="Times New Roman" w:cs="Times New Roman"/>
        </w:rPr>
        <w:t xml:space="preserve">? </w:t>
      </w:r>
      <w:ins w:id="28" w:author="S-CH Heblich" w:date="2014-01-30T12:34:00Z">
        <w:r w:rsidR="00B3733A">
          <w:rPr>
            <w:rFonts w:ascii="Times New Roman" w:hAnsi="Times New Roman" w:cs="Times New Roman"/>
          </w:rPr>
          <w:t>)</w:t>
        </w:r>
      </w:ins>
      <w:proofErr w:type="gramEnd"/>
      <w:r w:rsidR="009B6303" w:rsidRPr="00AB1911">
        <w:rPr>
          <w:rFonts w:ascii="Times New Roman" w:hAnsi="Times New Roman" w:cs="Times New Roman"/>
        </w:rPr>
        <w:t xml:space="preserve"> This would require that we get geographically coded SLS data</w:t>
      </w:r>
      <w:ins w:id="29" w:author="S-CH Heblich" w:date="2014-01-30T12:34:00Z">
        <w:r w:rsidR="00B3733A">
          <w:rPr>
            <w:rFonts w:ascii="Times New Roman" w:hAnsi="Times New Roman" w:cs="Times New Roman"/>
          </w:rPr>
          <w:t xml:space="preserve"> to</w:t>
        </w:r>
      </w:ins>
      <w:del w:id="30" w:author="S-CH Heblich" w:date="2014-01-30T12:34:00Z">
        <w:r w:rsidR="009B6303" w:rsidRPr="00AB1911" w:rsidDel="00B3733A">
          <w:rPr>
            <w:rFonts w:ascii="Times New Roman" w:hAnsi="Times New Roman" w:cs="Times New Roman"/>
          </w:rPr>
          <w:delText>.</w:delText>
        </w:r>
      </w:del>
      <w:r w:rsidR="009B6303">
        <w:rPr>
          <w:rFonts w:ascii="Times New Roman" w:hAnsi="Times New Roman" w:cs="Times New Roman"/>
        </w:rPr>
        <w:t xml:space="preserve"> </w:t>
      </w:r>
      <w:ins w:id="31" w:author="S-CH Heblich" w:date="2014-01-30T12:35:00Z">
        <w:r w:rsidR="00B3733A">
          <w:rPr>
            <w:rFonts w:ascii="Times New Roman" w:hAnsi="Times New Roman" w:cs="Times New Roman"/>
          </w:rPr>
          <w:t>b</w:t>
        </w:r>
      </w:ins>
      <w:del w:id="32" w:author="S-CH Heblich" w:date="2014-01-30T12:35:00Z">
        <w:r w:rsidR="009B6303" w:rsidDel="00B3733A">
          <w:rPr>
            <w:rFonts w:ascii="Times New Roman" w:hAnsi="Times New Roman" w:cs="Times New Roman"/>
          </w:rPr>
          <w:delText xml:space="preserve"> </w:delText>
        </w:r>
      </w:del>
      <w:del w:id="33" w:author="S-CH Heblich" w:date="2014-01-30T12:34:00Z">
        <w:r w:rsidR="009B6303" w:rsidDel="00B3733A">
          <w:rPr>
            <w:rFonts w:ascii="Times New Roman" w:hAnsi="Times New Roman" w:cs="Times New Roman"/>
          </w:rPr>
          <w:delText>B</w:delText>
        </w:r>
      </w:del>
      <w:r w:rsidR="009B6303">
        <w:rPr>
          <w:rFonts w:ascii="Times New Roman" w:hAnsi="Times New Roman" w:cs="Times New Roman"/>
        </w:rPr>
        <w:t xml:space="preserve">uild a sorting model of neighborhood choice that allows for preferences for neighbor attributes, and </w:t>
      </w:r>
      <w:del w:id="34" w:author="S-CH Heblich" w:date="2014-01-30T12:35:00Z">
        <w:r w:rsidR="009B6303" w:rsidDel="00B3733A">
          <w:rPr>
            <w:rFonts w:ascii="Times New Roman" w:hAnsi="Times New Roman" w:cs="Times New Roman"/>
          </w:rPr>
          <w:delText xml:space="preserve">allow </w:delText>
        </w:r>
      </w:del>
      <w:r w:rsidR="009B6303">
        <w:rPr>
          <w:rFonts w:ascii="Times New Roman" w:hAnsi="Times New Roman" w:cs="Times New Roman"/>
        </w:rPr>
        <w:t>for preference heterogeneity to depend upon early-life situations.</w:t>
      </w:r>
    </w:p>
    <w:p w14:paraId="1E1DDE60" w14:textId="77777777" w:rsidR="009B7AE8" w:rsidRPr="00D5123E" w:rsidRDefault="009B7AE8" w:rsidP="00BB6E1F">
      <w:pPr>
        <w:pStyle w:val="NormalWeb"/>
        <w:spacing w:before="240" w:beforeAutospacing="0" w:after="0" w:afterAutospacing="0" w:line="480" w:lineRule="auto"/>
        <w:rPr>
          <w:rFonts w:ascii="Times New Roman" w:hAnsi="Times New Roman"/>
          <w:sz w:val="24"/>
          <w:szCs w:val="24"/>
        </w:rPr>
      </w:pPr>
    </w:p>
    <w:p w14:paraId="20855B91" w14:textId="77777777" w:rsidR="009B7AE8" w:rsidRPr="0032269A" w:rsidRDefault="009B7AE8" w:rsidP="00BB6E1F">
      <w:pPr>
        <w:spacing w:line="480" w:lineRule="auto"/>
        <w:rPr>
          <w:rFonts w:ascii="Times New Roman" w:hAnsi="Times New Roman" w:cs="Times New Roman"/>
          <w:i/>
        </w:rPr>
      </w:pPr>
      <w:r w:rsidRPr="0032269A">
        <w:rPr>
          <w:rFonts w:ascii="Times New Roman" w:hAnsi="Times New Roman" w:cs="Times New Roman"/>
          <w:i/>
        </w:rPr>
        <w:t>(5) Poverty Traps</w:t>
      </w:r>
    </w:p>
    <w:p w14:paraId="40263B9B" w14:textId="04B225EC" w:rsidR="000070A6" w:rsidRDefault="0032269A" w:rsidP="0032269A">
      <w:pPr>
        <w:spacing w:line="480" w:lineRule="auto"/>
        <w:ind w:firstLine="720"/>
        <w:rPr>
          <w:rFonts w:ascii="Times New Roman" w:hAnsi="Times New Roman" w:cs="Times New Roman"/>
        </w:rPr>
      </w:pPr>
      <w:r>
        <w:rPr>
          <w:rFonts w:ascii="Times New Roman" w:hAnsi="Times New Roman" w:cs="Times New Roman"/>
        </w:rPr>
        <w:t>This project will build upon the neighborhood effects analysis and merge</w:t>
      </w:r>
      <w:r w:rsidR="00071E34">
        <w:rPr>
          <w:rFonts w:ascii="Times New Roman" w:hAnsi="Times New Roman" w:cs="Times New Roman"/>
        </w:rPr>
        <w:t xml:space="preserve"> it with a sorting framework.  </w:t>
      </w:r>
      <w:r>
        <w:rPr>
          <w:rFonts w:ascii="Times New Roman" w:hAnsi="Times New Roman" w:cs="Times New Roman"/>
        </w:rPr>
        <w:t xml:space="preserve">This </w:t>
      </w:r>
      <w:ins w:id="35" w:author="S-CH Heblich" w:date="2014-01-30T12:35:00Z">
        <w:r w:rsidR="00B3733A">
          <w:rPr>
            <w:rFonts w:ascii="Times New Roman" w:hAnsi="Times New Roman" w:cs="Times New Roman"/>
          </w:rPr>
          <w:t xml:space="preserve">combination </w:t>
        </w:r>
      </w:ins>
      <w:del w:id="36" w:author="S-CH Heblich" w:date="2014-01-30T12:35:00Z">
        <w:r w:rsidDel="00B3733A">
          <w:rPr>
            <w:rFonts w:ascii="Times New Roman" w:hAnsi="Times New Roman" w:cs="Times New Roman"/>
          </w:rPr>
          <w:delText xml:space="preserve">will </w:delText>
        </w:r>
      </w:del>
      <w:r>
        <w:rPr>
          <w:rFonts w:ascii="Times New Roman" w:hAnsi="Times New Roman" w:cs="Times New Roman"/>
        </w:rPr>
        <w:t>allow</w:t>
      </w:r>
      <w:ins w:id="37" w:author="S-CH Heblich" w:date="2014-01-30T12:35:00Z">
        <w:r w:rsidR="00B3733A">
          <w:rPr>
            <w:rFonts w:ascii="Times New Roman" w:hAnsi="Times New Roman" w:cs="Times New Roman"/>
          </w:rPr>
          <w:t>s</w:t>
        </w:r>
      </w:ins>
      <w:r>
        <w:rPr>
          <w:rFonts w:ascii="Times New Roman" w:hAnsi="Times New Roman" w:cs="Times New Roman"/>
        </w:rPr>
        <w:t xml:space="preserve"> us to examine h</w:t>
      </w:r>
      <w:r w:rsidR="00071E34">
        <w:rPr>
          <w:rFonts w:ascii="Times New Roman" w:hAnsi="Times New Roman" w:cs="Times New Roman"/>
        </w:rPr>
        <w:t xml:space="preserve">ow neighborhood effects </w:t>
      </w:r>
      <w:r w:rsidR="00071E34">
        <w:rPr>
          <w:rFonts w:ascii="Times New Roman" w:hAnsi="Times New Roman" w:cs="Times New Roman"/>
        </w:rPr>
        <w:lastRenderedPageBreak/>
        <w:t xml:space="preserve">determine where people live and their </w:t>
      </w:r>
      <w:r w:rsidR="009B6303">
        <w:rPr>
          <w:rFonts w:ascii="Times New Roman" w:hAnsi="Times New Roman" w:cs="Times New Roman"/>
        </w:rPr>
        <w:t>(in</w:t>
      </w:r>
      <w:proofErr w:type="gramStart"/>
      <w:r w:rsidR="009B6303">
        <w:rPr>
          <w:rFonts w:ascii="Times New Roman" w:hAnsi="Times New Roman" w:cs="Times New Roman"/>
        </w:rPr>
        <w:t>)</w:t>
      </w:r>
      <w:r w:rsidR="00071E34">
        <w:rPr>
          <w:rFonts w:ascii="Times New Roman" w:hAnsi="Times New Roman" w:cs="Times New Roman"/>
        </w:rPr>
        <w:t>ability</w:t>
      </w:r>
      <w:proofErr w:type="gramEnd"/>
      <w:r w:rsidR="00071E34">
        <w:rPr>
          <w:rFonts w:ascii="Times New Roman" w:hAnsi="Times New Roman" w:cs="Times New Roman"/>
        </w:rPr>
        <w:t xml:space="preserve"> to escape poverty.</w:t>
      </w:r>
      <w:r>
        <w:rPr>
          <w:rFonts w:ascii="Times New Roman" w:hAnsi="Times New Roman" w:cs="Times New Roman"/>
        </w:rPr>
        <w:t xml:space="preserve"> </w:t>
      </w:r>
      <w:r w:rsidR="009B6303">
        <w:rPr>
          <w:rFonts w:ascii="Times New Roman" w:hAnsi="Times New Roman" w:cs="Times New Roman"/>
        </w:rPr>
        <w:t xml:space="preserve"> </w:t>
      </w:r>
      <w:r>
        <w:rPr>
          <w:rFonts w:ascii="Times New Roman" w:hAnsi="Times New Roman" w:cs="Times New Roman"/>
        </w:rPr>
        <w:t>Specifically, h</w:t>
      </w:r>
      <w:r w:rsidR="009B6303">
        <w:rPr>
          <w:rFonts w:ascii="Times New Roman" w:hAnsi="Times New Roman" w:cs="Times New Roman"/>
        </w:rPr>
        <w:t>ow does living in a poverty-stricken neighborhood as a child affect the likelihood that this will be the case as an adult, all else equal</w:t>
      </w:r>
      <w:r>
        <w:rPr>
          <w:rFonts w:ascii="Times New Roman" w:hAnsi="Times New Roman" w:cs="Times New Roman"/>
        </w:rPr>
        <w:t>?  What are the determinants of persistent poverty (</w:t>
      </w:r>
      <w:proofErr w:type="spellStart"/>
      <w:r>
        <w:rPr>
          <w:rFonts w:ascii="Times New Roman" w:hAnsi="Times New Roman" w:cs="Times New Roman"/>
        </w:rPr>
        <w:t>Durlauf</w:t>
      </w:r>
      <w:proofErr w:type="spellEnd"/>
      <w:r>
        <w:rPr>
          <w:rFonts w:ascii="Times New Roman" w:hAnsi="Times New Roman" w:cs="Times New Roman"/>
        </w:rPr>
        <w:t xml:space="preserve"> 1996)</w:t>
      </w:r>
      <w:r w:rsidR="009B6303">
        <w:rPr>
          <w:rFonts w:ascii="Times New Roman" w:hAnsi="Times New Roman" w:cs="Times New Roman"/>
        </w:rPr>
        <w:t>?</w:t>
      </w:r>
    </w:p>
    <w:p w14:paraId="37D329C2" w14:textId="5D81CA91" w:rsidR="00071E34" w:rsidRPr="0032269A" w:rsidRDefault="00071E34" w:rsidP="0032269A">
      <w:pPr>
        <w:spacing w:line="480" w:lineRule="auto"/>
        <w:rPr>
          <w:rFonts w:ascii="Times New Roman" w:hAnsi="Times New Roman" w:cs="Times New Roman"/>
        </w:rPr>
      </w:pPr>
    </w:p>
    <w:p w14:paraId="2FA9231E" w14:textId="03B07F48" w:rsidR="009B7AE8" w:rsidRPr="009537A5" w:rsidRDefault="009B6303" w:rsidP="00BB6E1F">
      <w:pPr>
        <w:spacing w:line="480" w:lineRule="auto"/>
        <w:rPr>
          <w:rFonts w:ascii="Times New Roman" w:hAnsi="Times New Roman" w:cs="Times New Roman"/>
          <w:i/>
        </w:rPr>
      </w:pPr>
      <w:r w:rsidRPr="009537A5">
        <w:rPr>
          <w:rFonts w:ascii="Times New Roman" w:hAnsi="Times New Roman" w:cs="Times New Roman"/>
          <w:i/>
        </w:rPr>
        <w:t>(6</w:t>
      </w:r>
      <w:r w:rsidR="000070A6" w:rsidRPr="009537A5">
        <w:rPr>
          <w:rFonts w:ascii="Times New Roman" w:hAnsi="Times New Roman" w:cs="Times New Roman"/>
          <w:i/>
        </w:rPr>
        <w:t>)  Crime</w:t>
      </w:r>
    </w:p>
    <w:p w14:paraId="2AEF6B15" w14:textId="75720137" w:rsidR="009537A5" w:rsidRDefault="009B7AE8" w:rsidP="0032269A">
      <w:pPr>
        <w:spacing w:line="480" w:lineRule="auto"/>
        <w:ind w:firstLine="720"/>
        <w:rPr>
          <w:rFonts w:ascii="Times New Roman" w:hAnsi="Times New Roman" w:cs="Times New Roman"/>
        </w:rPr>
      </w:pPr>
      <w:r>
        <w:rPr>
          <w:rFonts w:ascii="Times New Roman" w:hAnsi="Times New Roman" w:cs="Times New Roman"/>
        </w:rPr>
        <w:t xml:space="preserve">Crime evolves rapidly and it is therefore a local </w:t>
      </w:r>
      <w:proofErr w:type="spellStart"/>
      <w:r w:rsidR="009537A5">
        <w:rPr>
          <w:rFonts w:ascii="Times New Roman" w:hAnsi="Times New Roman" w:cs="Times New Roman"/>
        </w:rPr>
        <w:t>dis</w:t>
      </w:r>
      <w:r>
        <w:rPr>
          <w:rFonts w:ascii="Times New Roman" w:hAnsi="Times New Roman" w:cs="Times New Roman"/>
        </w:rPr>
        <w:t>amenity</w:t>
      </w:r>
      <w:proofErr w:type="spellEnd"/>
      <w:r>
        <w:rPr>
          <w:rFonts w:ascii="Times New Roman" w:hAnsi="Times New Roman" w:cs="Times New Roman"/>
        </w:rPr>
        <w:t xml:space="preserve"> with potentially important dynam</w:t>
      </w:r>
      <w:r w:rsidR="00287143">
        <w:rPr>
          <w:rFonts w:ascii="Times New Roman" w:hAnsi="Times New Roman" w:cs="Times New Roman"/>
        </w:rPr>
        <w:t xml:space="preserve">ic consequences.  We propose to look at </w:t>
      </w:r>
      <w:r w:rsidR="0048305E">
        <w:rPr>
          <w:rFonts w:ascii="Times New Roman" w:hAnsi="Times New Roman" w:cs="Times New Roman"/>
        </w:rPr>
        <w:t>how dynamics and forward looking expec</w:t>
      </w:r>
      <w:r>
        <w:rPr>
          <w:rFonts w:ascii="Times New Roman" w:hAnsi="Times New Roman" w:cs="Times New Roman"/>
        </w:rPr>
        <w:t>t</w:t>
      </w:r>
      <w:r w:rsidR="0048305E">
        <w:rPr>
          <w:rFonts w:ascii="Times New Roman" w:hAnsi="Times New Roman" w:cs="Times New Roman"/>
        </w:rPr>
        <w:t xml:space="preserve">ations about crime affect valuation. </w:t>
      </w:r>
      <w:r w:rsidR="009537A5">
        <w:rPr>
          <w:rFonts w:ascii="Times New Roman" w:hAnsi="Times New Roman" w:cs="Times New Roman"/>
        </w:rPr>
        <w:t xml:space="preserve"> </w:t>
      </w:r>
      <w:r>
        <w:rPr>
          <w:rFonts w:ascii="Times New Roman" w:hAnsi="Times New Roman" w:cs="Times New Roman"/>
        </w:rPr>
        <w:t>I</w:t>
      </w:r>
      <w:r w:rsidR="009537A5">
        <w:rPr>
          <w:rFonts w:ascii="Times New Roman" w:hAnsi="Times New Roman" w:cs="Times New Roman"/>
        </w:rPr>
        <w:t>n doing so, i</w:t>
      </w:r>
      <w:r>
        <w:rPr>
          <w:rFonts w:ascii="Times New Roman" w:hAnsi="Times New Roman" w:cs="Times New Roman"/>
        </w:rPr>
        <w:t xml:space="preserve">t </w:t>
      </w:r>
      <w:del w:id="38" w:author="S-CH Heblich" w:date="2014-01-30T12:36:00Z">
        <w:r w:rsidDel="00B3733A">
          <w:rPr>
            <w:rFonts w:ascii="Times New Roman" w:hAnsi="Times New Roman" w:cs="Times New Roman"/>
          </w:rPr>
          <w:delText xml:space="preserve">should be </w:delText>
        </w:r>
      </w:del>
      <w:ins w:id="39" w:author="S-CH Heblich" w:date="2014-01-30T12:36:00Z">
        <w:r w:rsidR="00B3733A">
          <w:rPr>
            <w:rFonts w:ascii="Times New Roman" w:hAnsi="Times New Roman" w:cs="Times New Roman"/>
          </w:rPr>
          <w:t xml:space="preserve">is </w:t>
        </w:r>
      </w:ins>
      <w:r>
        <w:rPr>
          <w:rFonts w:ascii="Times New Roman" w:hAnsi="Times New Roman" w:cs="Times New Roman"/>
        </w:rPr>
        <w:t>straightforward to apply the techniques of Bishop and Murp</w:t>
      </w:r>
      <w:r w:rsidR="009537A5">
        <w:rPr>
          <w:rFonts w:ascii="Times New Roman" w:hAnsi="Times New Roman" w:cs="Times New Roman"/>
        </w:rPr>
        <w:t xml:space="preserve">hy (2012) described in Section 4.2.  We may also consider using techniques described by </w:t>
      </w:r>
      <w:r w:rsidR="0048305E">
        <w:rPr>
          <w:rFonts w:ascii="Times New Roman" w:hAnsi="Times New Roman" w:cs="Times New Roman"/>
        </w:rPr>
        <w:t>B</w:t>
      </w:r>
      <w:r>
        <w:rPr>
          <w:rFonts w:ascii="Times New Roman" w:hAnsi="Times New Roman" w:cs="Times New Roman"/>
        </w:rPr>
        <w:t xml:space="preserve">ayer, </w:t>
      </w:r>
      <w:r w:rsidR="0048305E">
        <w:rPr>
          <w:rFonts w:ascii="Times New Roman" w:hAnsi="Times New Roman" w:cs="Times New Roman"/>
        </w:rPr>
        <w:t>M</w:t>
      </w:r>
      <w:r>
        <w:rPr>
          <w:rFonts w:ascii="Times New Roman" w:hAnsi="Times New Roman" w:cs="Times New Roman"/>
        </w:rPr>
        <w:t xml:space="preserve">cMillan, </w:t>
      </w:r>
      <w:r w:rsidR="0048305E">
        <w:rPr>
          <w:rFonts w:ascii="Times New Roman" w:hAnsi="Times New Roman" w:cs="Times New Roman"/>
        </w:rPr>
        <w:t>M</w:t>
      </w:r>
      <w:r>
        <w:rPr>
          <w:rFonts w:ascii="Times New Roman" w:hAnsi="Times New Roman" w:cs="Times New Roman"/>
        </w:rPr>
        <w:t xml:space="preserve">urphy and </w:t>
      </w:r>
      <w:r w:rsidR="0048305E">
        <w:rPr>
          <w:rFonts w:ascii="Times New Roman" w:hAnsi="Times New Roman" w:cs="Times New Roman"/>
        </w:rPr>
        <w:t>T</w:t>
      </w:r>
      <w:r>
        <w:rPr>
          <w:rFonts w:ascii="Times New Roman" w:hAnsi="Times New Roman" w:cs="Times New Roman"/>
        </w:rPr>
        <w:t>immins (2011)</w:t>
      </w:r>
      <w:r w:rsidR="009537A5">
        <w:rPr>
          <w:rFonts w:ascii="Times New Roman" w:hAnsi="Times New Roman" w:cs="Times New Roman"/>
        </w:rPr>
        <w:t>, which allow for consideration of wealth effects and incentives associated with housing appreciation that may accompany neighborhood gentrification.</w:t>
      </w:r>
    </w:p>
    <w:p w14:paraId="10491E49" w14:textId="4123F675" w:rsidR="009537A5" w:rsidRDefault="009537A5" w:rsidP="009537A5">
      <w:pPr>
        <w:spacing w:line="480" w:lineRule="auto"/>
        <w:ind w:firstLine="720"/>
        <w:rPr>
          <w:rFonts w:ascii="Times New Roman" w:hAnsi="Times New Roman" w:cs="Times New Roman"/>
        </w:rPr>
      </w:pPr>
      <w:r>
        <w:rPr>
          <w:rFonts w:ascii="Times New Roman" w:hAnsi="Times New Roman" w:cs="Times New Roman"/>
        </w:rPr>
        <w:t>The research plan on crime will s</w:t>
      </w:r>
      <w:r w:rsidR="0048305E">
        <w:rPr>
          <w:rFonts w:ascii="Times New Roman" w:hAnsi="Times New Roman" w:cs="Times New Roman"/>
        </w:rPr>
        <w:t>tart with a descriptive paper about crime trajectories</w:t>
      </w:r>
      <w:r>
        <w:rPr>
          <w:rFonts w:ascii="Times New Roman" w:hAnsi="Times New Roman" w:cs="Times New Roman"/>
        </w:rPr>
        <w:t xml:space="preserve"> using </w:t>
      </w:r>
      <w:ins w:id="40" w:author="S-CH Heblich" w:date="2014-01-30T12:36:00Z">
        <w:r w:rsidR="00B3733A">
          <w:rPr>
            <w:rFonts w:ascii="Times New Roman" w:hAnsi="Times New Roman" w:cs="Times New Roman"/>
          </w:rPr>
          <w:t xml:space="preserve">crime data for </w:t>
        </w:r>
      </w:ins>
      <w:r>
        <w:rPr>
          <w:rFonts w:ascii="Times New Roman" w:hAnsi="Times New Roman" w:cs="Times New Roman"/>
        </w:rPr>
        <w:t xml:space="preserve">the </w:t>
      </w:r>
      <w:proofErr w:type="spellStart"/>
      <w:r>
        <w:rPr>
          <w:rFonts w:ascii="Times New Roman" w:hAnsi="Times New Roman" w:cs="Times New Roman"/>
        </w:rPr>
        <w:t>Strathclyde</w:t>
      </w:r>
      <w:proofErr w:type="spellEnd"/>
      <w:r>
        <w:rPr>
          <w:rFonts w:ascii="Times New Roman" w:hAnsi="Times New Roman" w:cs="Times New Roman"/>
        </w:rPr>
        <w:t xml:space="preserve"> </w:t>
      </w:r>
      <w:ins w:id="41" w:author="S-CH Heblich" w:date="2014-01-30T12:36:00Z">
        <w:r w:rsidR="00B3733A">
          <w:rPr>
            <w:rFonts w:ascii="Times New Roman" w:hAnsi="Times New Roman" w:cs="Times New Roman"/>
          </w:rPr>
          <w:t>region</w:t>
        </w:r>
      </w:ins>
      <w:del w:id="42" w:author="S-CH Heblich" w:date="2014-01-30T12:36:00Z">
        <w:r w:rsidDel="00B3733A">
          <w:rPr>
            <w:rFonts w:ascii="Times New Roman" w:hAnsi="Times New Roman" w:cs="Times New Roman"/>
          </w:rPr>
          <w:delText>data</w:delText>
        </w:r>
      </w:del>
      <w:r w:rsidR="0048305E">
        <w:rPr>
          <w:rFonts w:ascii="Times New Roman" w:hAnsi="Times New Roman" w:cs="Times New Roman"/>
        </w:rPr>
        <w:t>.</w:t>
      </w:r>
      <w:r>
        <w:rPr>
          <w:rFonts w:ascii="Times New Roman" w:hAnsi="Times New Roman" w:cs="Times New Roman"/>
        </w:rPr>
        <w:t xml:space="preserve">  This provides motivation and documents the underlying trends before proceeding to the dynamic analysis.  We also have an interest in pursuing work related to gang activity and the value of violence reduction policies.  A challenge in that application is that gang activity tends to occur</w:t>
      </w:r>
      <w:r w:rsidR="00D556B4" w:rsidRPr="00AB1911">
        <w:rPr>
          <w:rFonts w:ascii="Times New Roman" w:hAnsi="Times New Roman" w:cs="Times New Roman"/>
        </w:rPr>
        <w:t xml:space="preserve"> in social housing areas</w:t>
      </w:r>
      <w:r>
        <w:rPr>
          <w:rFonts w:ascii="Times New Roman" w:hAnsi="Times New Roman" w:cs="Times New Roman"/>
        </w:rPr>
        <w:t>, where there are no housing market prices.</w:t>
      </w:r>
    </w:p>
    <w:p w14:paraId="4EBCD16F" w14:textId="77777777" w:rsidR="00C80119" w:rsidRPr="00AB1911" w:rsidRDefault="00C80119" w:rsidP="00BB6E1F">
      <w:pPr>
        <w:spacing w:line="480" w:lineRule="auto"/>
        <w:rPr>
          <w:rFonts w:ascii="Times New Roman" w:hAnsi="Times New Roman" w:cs="Times New Roman"/>
        </w:rPr>
      </w:pPr>
    </w:p>
    <w:p w14:paraId="714C08C0" w14:textId="659D60FC" w:rsidR="00287143" w:rsidRPr="009537A5" w:rsidRDefault="009B6303" w:rsidP="00BB6E1F">
      <w:pPr>
        <w:spacing w:line="480" w:lineRule="auto"/>
        <w:rPr>
          <w:rFonts w:ascii="Times New Roman" w:hAnsi="Times New Roman" w:cs="Times New Roman"/>
          <w:i/>
        </w:rPr>
      </w:pPr>
      <w:r w:rsidRPr="009537A5">
        <w:rPr>
          <w:rFonts w:ascii="Times New Roman" w:hAnsi="Times New Roman" w:cs="Times New Roman"/>
          <w:i/>
        </w:rPr>
        <w:t>(7</w:t>
      </w:r>
      <w:r w:rsidR="000070A6" w:rsidRPr="009537A5">
        <w:rPr>
          <w:rFonts w:ascii="Times New Roman" w:hAnsi="Times New Roman" w:cs="Times New Roman"/>
          <w:i/>
        </w:rPr>
        <w:t xml:space="preserve">)  </w:t>
      </w:r>
      <w:r w:rsidR="0048305E" w:rsidRPr="009537A5">
        <w:rPr>
          <w:rFonts w:ascii="Times New Roman" w:hAnsi="Times New Roman" w:cs="Times New Roman"/>
          <w:i/>
        </w:rPr>
        <w:t>School P</w:t>
      </w:r>
      <w:r w:rsidR="00954E67" w:rsidRPr="009537A5">
        <w:rPr>
          <w:rFonts w:ascii="Times New Roman" w:hAnsi="Times New Roman" w:cs="Times New Roman"/>
          <w:i/>
        </w:rPr>
        <w:t>erformance</w:t>
      </w:r>
    </w:p>
    <w:p w14:paraId="37AEA508" w14:textId="23F61770" w:rsidR="004E2427" w:rsidRPr="00AB1911" w:rsidRDefault="0048305E" w:rsidP="009537A5">
      <w:pPr>
        <w:spacing w:line="480" w:lineRule="auto"/>
        <w:ind w:firstLine="720"/>
        <w:rPr>
          <w:rFonts w:ascii="Times New Roman" w:hAnsi="Times New Roman" w:cs="Times New Roman"/>
        </w:rPr>
      </w:pPr>
      <w:r>
        <w:rPr>
          <w:rFonts w:ascii="Times New Roman" w:hAnsi="Times New Roman" w:cs="Times New Roman"/>
        </w:rPr>
        <w:t xml:space="preserve">There has been work before using sorting models to value school quality and feedback effects, but </w:t>
      </w:r>
      <w:ins w:id="43" w:author="S-CH Heblich" w:date="2014-01-30T12:37:00Z">
        <w:r w:rsidR="00B3733A">
          <w:rPr>
            <w:rFonts w:ascii="Times New Roman" w:hAnsi="Times New Roman" w:cs="Times New Roman"/>
          </w:rPr>
          <w:t xml:space="preserve">access to </w:t>
        </w:r>
      </w:ins>
      <w:del w:id="44" w:author="S-CH Heblich" w:date="2014-01-30T12:37:00Z">
        <w:r w:rsidDel="00B3733A">
          <w:rPr>
            <w:rFonts w:ascii="Times New Roman" w:hAnsi="Times New Roman" w:cs="Times New Roman"/>
          </w:rPr>
          <w:delText xml:space="preserve">can we get </w:delText>
        </w:r>
      </w:del>
      <w:r>
        <w:rPr>
          <w:rFonts w:ascii="Times New Roman" w:hAnsi="Times New Roman" w:cs="Times New Roman"/>
        </w:rPr>
        <w:t xml:space="preserve">better </w:t>
      </w:r>
      <w:r w:rsidR="00EE34C7">
        <w:rPr>
          <w:rFonts w:ascii="Times New Roman" w:hAnsi="Times New Roman" w:cs="Times New Roman"/>
        </w:rPr>
        <w:t>data than that which has been used previously</w:t>
      </w:r>
      <w:ins w:id="45" w:author="S-CH Heblich" w:date="2014-01-30T12:37:00Z">
        <w:r w:rsidR="00B3733A">
          <w:rPr>
            <w:rFonts w:ascii="Times New Roman" w:hAnsi="Times New Roman" w:cs="Times New Roman"/>
          </w:rPr>
          <w:t xml:space="preserve"> </w:t>
        </w:r>
        <w:r w:rsidR="00B3733A">
          <w:rPr>
            <w:rFonts w:ascii="Times New Roman" w:hAnsi="Times New Roman" w:cs="Times New Roman"/>
          </w:rPr>
          <w:lastRenderedPageBreak/>
          <w:t xml:space="preserve">would </w:t>
        </w:r>
      </w:ins>
      <w:ins w:id="46" w:author="S-CH Heblich" w:date="2014-01-30T12:38:00Z">
        <w:r w:rsidR="00B3733A">
          <w:rPr>
            <w:rFonts w:ascii="Times New Roman" w:hAnsi="Times New Roman" w:cs="Times New Roman"/>
          </w:rPr>
          <w:t>make an important contribution</w:t>
        </w:r>
      </w:ins>
      <w:r>
        <w:rPr>
          <w:rFonts w:ascii="Times New Roman" w:hAnsi="Times New Roman" w:cs="Times New Roman"/>
        </w:rPr>
        <w:t>.  Data to do this could be very good in Scotland, but may be hard to get.</w:t>
      </w:r>
      <w:r w:rsidR="00875520">
        <w:rPr>
          <w:rFonts w:ascii="Times New Roman" w:hAnsi="Times New Roman" w:cs="Times New Roman"/>
        </w:rPr>
        <w:t xml:space="preserve">  We look to set up research questions with the Education Strand (Christina </w:t>
      </w:r>
      <w:proofErr w:type="spellStart"/>
      <w:r w:rsidR="00875520">
        <w:rPr>
          <w:rFonts w:ascii="Times New Roman" w:hAnsi="Times New Roman" w:cs="Times New Roman"/>
        </w:rPr>
        <w:t>Ianelli</w:t>
      </w:r>
      <w:proofErr w:type="spellEnd"/>
      <w:r w:rsidR="00875520">
        <w:rPr>
          <w:rFonts w:ascii="Times New Roman" w:hAnsi="Times New Roman" w:cs="Times New Roman"/>
        </w:rPr>
        <w:t>)</w:t>
      </w:r>
    </w:p>
    <w:p w14:paraId="6437F35E" w14:textId="526917E0" w:rsidR="00702309" w:rsidRPr="00AB1911" w:rsidRDefault="00702309" w:rsidP="00BB6E1F">
      <w:pPr>
        <w:pStyle w:val="ListParagraph"/>
        <w:numPr>
          <w:ilvl w:val="0"/>
          <w:numId w:val="20"/>
        </w:numPr>
        <w:spacing w:line="480" w:lineRule="auto"/>
        <w:rPr>
          <w:rFonts w:ascii="Times New Roman" w:hAnsi="Times New Roman" w:cs="Times New Roman"/>
        </w:rPr>
      </w:pPr>
      <w:r w:rsidRPr="00AB1911">
        <w:rPr>
          <w:rFonts w:ascii="Times New Roman" w:hAnsi="Times New Roman" w:cs="Times New Roman"/>
        </w:rPr>
        <w:t>R</w:t>
      </w:r>
      <w:r w:rsidR="00EE34C7">
        <w:rPr>
          <w:rFonts w:ascii="Times New Roman" w:hAnsi="Times New Roman" w:cs="Times New Roman"/>
        </w:rPr>
        <w:t>ole of r</w:t>
      </w:r>
      <w:r w:rsidRPr="00AB1911">
        <w:rPr>
          <w:rFonts w:ascii="Times New Roman" w:hAnsi="Times New Roman" w:cs="Times New Roman"/>
        </w:rPr>
        <w:t xml:space="preserve">eligion and special catchment areas </w:t>
      </w:r>
    </w:p>
    <w:p w14:paraId="5F565F1D" w14:textId="12429FB0" w:rsidR="00702309" w:rsidRPr="00AB1911" w:rsidRDefault="00702309" w:rsidP="00BB6E1F">
      <w:pPr>
        <w:pStyle w:val="ListParagraph"/>
        <w:numPr>
          <w:ilvl w:val="0"/>
          <w:numId w:val="20"/>
        </w:numPr>
        <w:spacing w:line="480" w:lineRule="auto"/>
        <w:rPr>
          <w:rFonts w:ascii="Times New Roman" w:hAnsi="Times New Roman" w:cs="Times New Roman"/>
        </w:rPr>
      </w:pPr>
      <w:r w:rsidRPr="00AB1911">
        <w:rPr>
          <w:rFonts w:ascii="Times New Roman" w:hAnsi="Times New Roman" w:cs="Times New Roman"/>
        </w:rPr>
        <w:t>Lotteries and expectations about school quality</w:t>
      </w:r>
      <w:r w:rsidR="00456013" w:rsidRPr="00AB1911">
        <w:rPr>
          <w:rFonts w:ascii="Times New Roman" w:hAnsi="Times New Roman" w:cs="Times New Roman"/>
        </w:rPr>
        <w:t xml:space="preserve"> (can we access placement request data?)</w:t>
      </w:r>
    </w:p>
    <w:p w14:paraId="2C464322" w14:textId="389FC010" w:rsidR="00702309" w:rsidRPr="00AB1911" w:rsidRDefault="00702309" w:rsidP="00BB6E1F">
      <w:pPr>
        <w:pStyle w:val="ListParagraph"/>
        <w:numPr>
          <w:ilvl w:val="0"/>
          <w:numId w:val="20"/>
        </w:numPr>
        <w:spacing w:line="480" w:lineRule="auto"/>
        <w:rPr>
          <w:rFonts w:ascii="Times New Roman" w:hAnsi="Times New Roman" w:cs="Times New Roman"/>
        </w:rPr>
      </w:pPr>
      <w:r w:rsidRPr="00AB1911">
        <w:rPr>
          <w:rFonts w:ascii="Times New Roman" w:hAnsi="Times New Roman" w:cs="Times New Roman"/>
        </w:rPr>
        <w:t>Feedback effects of school quality/peer effects in a sorting framework.</w:t>
      </w:r>
    </w:p>
    <w:p w14:paraId="58A34457" w14:textId="31355D2A" w:rsidR="00EA6AA0" w:rsidRPr="00AB1911" w:rsidRDefault="00EA6AA0" w:rsidP="00BB6E1F">
      <w:pPr>
        <w:pStyle w:val="ListParagraph"/>
        <w:numPr>
          <w:ilvl w:val="0"/>
          <w:numId w:val="20"/>
        </w:numPr>
        <w:spacing w:line="480" w:lineRule="auto"/>
        <w:rPr>
          <w:rFonts w:ascii="Times New Roman" w:hAnsi="Times New Roman" w:cs="Times New Roman"/>
        </w:rPr>
      </w:pPr>
      <w:r w:rsidRPr="00AB1911">
        <w:rPr>
          <w:rFonts w:ascii="Times New Roman" w:hAnsi="Times New Roman" w:cs="Times New Roman"/>
        </w:rPr>
        <w:t>Students can attend good school by living in neighborhood, but can keep enrollment when they move.  Does this policy lead to more/less segregation (i.e., when ability to attend good school is separated from geographic location)?</w:t>
      </w:r>
    </w:p>
    <w:p w14:paraId="0AD846BE" w14:textId="297D3677" w:rsidR="00875520" w:rsidRDefault="00EE34C7" w:rsidP="00BB6E1F">
      <w:pPr>
        <w:pStyle w:val="ListParagraph"/>
        <w:numPr>
          <w:ilvl w:val="0"/>
          <w:numId w:val="20"/>
        </w:numPr>
        <w:spacing w:line="480" w:lineRule="auto"/>
        <w:rPr>
          <w:rFonts w:ascii="Times New Roman" w:hAnsi="Times New Roman" w:cs="Times New Roman"/>
        </w:rPr>
      </w:pPr>
      <w:r>
        <w:rPr>
          <w:rFonts w:ascii="Times New Roman" w:hAnsi="Times New Roman" w:cs="Times New Roman"/>
        </w:rPr>
        <w:t>Schooling and gentrification.</w:t>
      </w:r>
      <w:r w:rsidR="00EA6AA0" w:rsidRPr="00AB1911">
        <w:rPr>
          <w:rFonts w:ascii="Times New Roman" w:hAnsi="Times New Roman" w:cs="Times New Roman"/>
        </w:rPr>
        <w:t xml:space="preserve"> </w:t>
      </w:r>
    </w:p>
    <w:p w14:paraId="619E8E2B" w14:textId="77777777" w:rsidR="009B6303" w:rsidRDefault="009B6303" w:rsidP="00BB6E1F">
      <w:pPr>
        <w:spacing w:line="480" w:lineRule="auto"/>
        <w:rPr>
          <w:rFonts w:ascii="Times New Roman" w:hAnsi="Times New Roman" w:cs="Times New Roman"/>
        </w:rPr>
      </w:pPr>
    </w:p>
    <w:p w14:paraId="1F8B8E19" w14:textId="07D271BE" w:rsidR="004E2427" w:rsidRPr="00875520" w:rsidRDefault="00875520" w:rsidP="00BB6E1F">
      <w:pPr>
        <w:spacing w:line="480" w:lineRule="auto"/>
        <w:rPr>
          <w:rFonts w:ascii="Times New Roman" w:hAnsi="Times New Roman" w:cs="Times New Roman"/>
        </w:rPr>
      </w:pPr>
      <w:r>
        <w:rPr>
          <w:rFonts w:ascii="Times New Roman" w:hAnsi="Times New Roman" w:cs="Times New Roman"/>
        </w:rPr>
        <w:t xml:space="preserve">We will explore a number of possible data alternatives:  SLS, </w:t>
      </w:r>
      <w:r w:rsidRPr="00875520">
        <w:rPr>
          <w:rFonts w:ascii="Times New Roman" w:hAnsi="Times New Roman" w:cs="Times New Roman"/>
        </w:rPr>
        <w:t>Sample of Anonymous Records (SARS) – a 1% sample</w:t>
      </w:r>
    </w:p>
    <w:p w14:paraId="50054FBE" w14:textId="77777777" w:rsidR="00875520" w:rsidRDefault="00875520" w:rsidP="00BB6E1F">
      <w:pPr>
        <w:spacing w:line="480" w:lineRule="auto"/>
        <w:rPr>
          <w:rFonts w:ascii="Times New Roman" w:hAnsi="Times New Roman" w:cs="Times New Roman"/>
        </w:rPr>
      </w:pPr>
    </w:p>
    <w:p w14:paraId="63B9A276" w14:textId="184BBE83" w:rsidR="00875520" w:rsidRPr="009537A5" w:rsidRDefault="00EE34C7" w:rsidP="00BB6E1F">
      <w:pPr>
        <w:spacing w:line="480" w:lineRule="auto"/>
        <w:rPr>
          <w:rFonts w:ascii="Times New Roman" w:hAnsi="Times New Roman" w:cs="Times New Roman"/>
          <w:i/>
        </w:rPr>
      </w:pPr>
      <w:r w:rsidRPr="009537A5">
        <w:rPr>
          <w:rFonts w:ascii="Times New Roman" w:hAnsi="Times New Roman" w:cs="Times New Roman"/>
          <w:i/>
        </w:rPr>
        <w:t>(8</w:t>
      </w:r>
      <w:r w:rsidR="00AB1911" w:rsidRPr="009537A5">
        <w:rPr>
          <w:rFonts w:ascii="Times New Roman" w:hAnsi="Times New Roman" w:cs="Times New Roman"/>
          <w:i/>
        </w:rPr>
        <w:t xml:space="preserve">)   </w:t>
      </w:r>
      <w:r w:rsidRPr="009537A5">
        <w:rPr>
          <w:rFonts w:ascii="Times New Roman" w:hAnsi="Times New Roman" w:cs="Times New Roman"/>
          <w:i/>
        </w:rPr>
        <w:t>Contagion Effect in “R</w:t>
      </w:r>
      <w:r w:rsidR="007B334E" w:rsidRPr="009537A5">
        <w:rPr>
          <w:rFonts w:ascii="Times New Roman" w:hAnsi="Times New Roman" w:cs="Times New Roman"/>
          <w:i/>
        </w:rPr>
        <w:t>ig</w:t>
      </w:r>
      <w:r w:rsidRPr="009537A5">
        <w:rPr>
          <w:rFonts w:ascii="Times New Roman" w:hAnsi="Times New Roman" w:cs="Times New Roman"/>
          <w:i/>
        </w:rPr>
        <w:t>ht to B</w:t>
      </w:r>
      <w:r w:rsidR="00875520" w:rsidRPr="009537A5">
        <w:rPr>
          <w:rFonts w:ascii="Times New Roman" w:hAnsi="Times New Roman" w:cs="Times New Roman"/>
          <w:i/>
        </w:rPr>
        <w:t>uy</w:t>
      </w:r>
      <w:r w:rsidRPr="009537A5">
        <w:rPr>
          <w:rFonts w:ascii="Times New Roman" w:hAnsi="Times New Roman" w:cs="Times New Roman"/>
          <w:i/>
        </w:rPr>
        <w:t>”</w:t>
      </w:r>
    </w:p>
    <w:p w14:paraId="730A3FB9" w14:textId="5670DC58" w:rsidR="00EE34C7" w:rsidRDefault="007E4FB4" w:rsidP="009537A5">
      <w:pPr>
        <w:spacing w:line="480" w:lineRule="auto"/>
        <w:ind w:firstLine="720"/>
        <w:rPr>
          <w:rFonts w:ascii="Times New Roman" w:hAnsi="Times New Roman" w:cs="Times New Roman"/>
        </w:rPr>
      </w:pPr>
      <w:r>
        <w:rPr>
          <w:rFonts w:ascii="Times New Roman" w:hAnsi="Times New Roman" w:cs="Times New Roman"/>
        </w:rPr>
        <w:t>P</w:t>
      </w:r>
      <w:r w:rsidR="00EE34C7">
        <w:rPr>
          <w:rFonts w:ascii="Times New Roman" w:hAnsi="Times New Roman" w:cs="Times New Roman"/>
        </w:rPr>
        <w:t xml:space="preserve">oor were </w:t>
      </w:r>
      <w:r>
        <w:rPr>
          <w:rFonts w:ascii="Times New Roman" w:hAnsi="Times New Roman" w:cs="Times New Roman"/>
        </w:rPr>
        <w:t>given the option to buy their social housing</w:t>
      </w:r>
      <w:r w:rsidR="00EE34C7">
        <w:rPr>
          <w:rFonts w:ascii="Times New Roman" w:hAnsi="Times New Roman" w:cs="Times New Roman"/>
        </w:rPr>
        <w:t xml:space="preserve"> units</w:t>
      </w:r>
      <w:r>
        <w:rPr>
          <w:rFonts w:ascii="Times New Roman" w:hAnsi="Times New Roman" w:cs="Times New Roman"/>
        </w:rPr>
        <w:t xml:space="preserve">.  </w:t>
      </w:r>
      <w:r w:rsidR="00EE34C7">
        <w:rPr>
          <w:rFonts w:ascii="Times New Roman" w:hAnsi="Times New Roman" w:cs="Times New Roman"/>
        </w:rPr>
        <w:t>Does one household’s purchase of its</w:t>
      </w:r>
      <w:r w:rsidR="007B334E" w:rsidRPr="00AB1911">
        <w:rPr>
          <w:rFonts w:ascii="Times New Roman" w:hAnsi="Times New Roman" w:cs="Times New Roman"/>
        </w:rPr>
        <w:t xml:space="preserve"> social housing</w:t>
      </w:r>
      <w:r w:rsidR="00EE34C7">
        <w:rPr>
          <w:rFonts w:ascii="Times New Roman" w:hAnsi="Times New Roman" w:cs="Times New Roman"/>
        </w:rPr>
        <w:t xml:space="preserve"> unit</w:t>
      </w:r>
      <w:r w:rsidR="007B334E" w:rsidRPr="00AB1911">
        <w:rPr>
          <w:rFonts w:ascii="Times New Roman" w:hAnsi="Times New Roman" w:cs="Times New Roman"/>
        </w:rPr>
        <w:t xml:space="preserve"> affect how many of </w:t>
      </w:r>
      <w:ins w:id="47" w:author="S-CH Heblich" w:date="2014-01-30T12:39:00Z">
        <w:r w:rsidR="00B3733A">
          <w:rPr>
            <w:rFonts w:ascii="Times New Roman" w:hAnsi="Times New Roman" w:cs="Times New Roman"/>
          </w:rPr>
          <w:t xml:space="preserve">their </w:t>
        </w:r>
      </w:ins>
      <w:r w:rsidR="00EE34C7">
        <w:rPr>
          <w:rFonts w:ascii="Times New Roman" w:hAnsi="Times New Roman" w:cs="Times New Roman"/>
        </w:rPr>
        <w:t>n</w:t>
      </w:r>
      <w:r w:rsidR="007B334E" w:rsidRPr="00AB1911">
        <w:rPr>
          <w:rFonts w:ascii="Times New Roman" w:hAnsi="Times New Roman" w:cs="Times New Roman"/>
        </w:rPr>
        <w:t>eighbors choose to buy as well?</w:t>
      </w:r>
      <w:r w:rsidR="00875520">
        <w:rPr>
          <w:rFonts w:ascii="Times New Roman" w:hAnsi="Times New Roman" w:cs="Times New Roman"/>
        </w:rPr>
        <w:t xml:space="preserve">  </w:t>
      </w:r>
      <w:r w:rsidR="00EE34C7">
        <w:rPr>
          <w:rFonts w:ascii="Times New Roman" w:hAnsi="Times New Roman" w:cs="Times New Roman"/>
        </w:rPr>
        <w:t>When one’s</w:t>
      </w:r>
      <w:r w:rsidR="00EE34C7" w:rsidRPr="00AB1911">
        <w:rPr>
          <w:rFonts w:ascii="Times New Roman" w:hAnsi="Times New Roman" w:cs="Times New Roman"/>
        </w:rPr>
        <w:t xml:space="preserve"> neighbors buy</w:t>
      </w:r>
      <w:r w:rsidR="00EE34C7">
        <w:rPr>
          <w:rFonts w:ascii="Times New Roman" w:hAnsi="Times New Roman" w:cs="Times New Roman"/>
        </w:rPr>
        <w:t xml:space="preserve"> their units, </w:t>
      </w:r>
      <w:ins w:id="48" w:author="S-CH Heblich" w:date="2014-01-30T12:39:00Z">
        <w:r w:rsidR="00B3733A">
          <w:rPr>
            <w:rFonts w:ascii="Times New Roman" w:hAnsi="Times New Roman" w:cs="Times New Roman"/>
          </w:rPr>
          <w:t>do we observe that</w:t>
        </w:r>
      </w:ins>
      <w:del w:id="49" w:author="S-CH Heblich" w:date="2014-01-30T12:39:00Z">
        <w:r w:rsidR="00EE34C7" w:rsidDel="00B3733A">
          <w:rPr>
            <w:rFonts w:ascii="Times New Roman" w:hAnsi="Times New Roman" w:cs="Times New Roman"/>
          </w:rPr>
          <w:delText>his</w:delText>
        </w:r>
      </w:del>
      <w:r w:rsidR="00EE34C7">
        <w:rPr>
          <w:rFonts w:ascii="Times New Roman" w:hAnsi="Times New Roman" w:cs="Times New Roman"/>
        </w:rPr>
        <w:t xml:space="preserve"> </w:t>
      </w:r>
      <w:r w:rsidR="00EE34C7" w:rsidRPr="00AB1911">
        <w:rPr>
          <w:rFonts w:ascii="Times New Roman" w:hAnsi="Times New Roman" w:cs="Times New Roman"/>
        </w:rPr>
        <w:t xml:space="preserve">expectations for future </w:t>
      </w:r>
      <w:r w:rsidR="00EE34C7">
        <w:rPr>
          <w:rFonts w:ascii="Times New Roman" w:hAnsi="Times New Roman" w:cs="Times New Roman"/>
        </w:rPr>
        <w:t xml:space="preserve">neighborhood </w:t>
      </w:r>
      <w:r w:rsidR="00EE34C7" w:rsidRPr="00AB1911">
        <w:rPr>
          <w:rFonts w:ascii="Times New Roman" w:hAnsi="Times New Roman" w:cs="Times New Roman"/>
        </w:rPr>
        <w:t xml:space="preserve">housing value </w:t>
      </w:r>
      <w:proofErr w:type="gramStart"/>
      <w:r w:rsidR="00EE34C7" w:rsidRPr="00AB1911">
        <w:rPr>
          <w:rFonts w:ascii="Times New Roman" w:hAnsi="Times New Roman" w:cs="Times New Roman"/>
        </w:rPr>
        <w:t>impr</w:t>
      </w:r>
      <w:r w:rsidR="00EE34C7">
        <w:rPr>
          <w:rFonts w:ascii="Times New Roman" w:hAnsi="Times New Roman" w:cs="Times New Roman"/>
        </w:rPr>
        <w:t>ove</w:t>
      </w:r>
      <w:r w:rsidR="00EE34C7" w:rsidRPr="00AB1911">
        <w:rPr>
          <w:rFonts w:ascii="Times New Roman" w:hAnsi="Times New Roman" w:cs="Times New Roman"/>
        </w:rPr>
        <w:t>.</w:t>
      </w:r>
      <w:proofErr w:type="gramEnd"/>
      <w:r w:rsidR="00EE34C7">
        <w:rPr>
          <w:rFonts w:ascii="Times New Roman" w:hAnsi="Times New Roman" w:cs="Times New Roman"/>
        </w:rPr>
        <w:t xml:space="preserve">  The idea is that </w:t>
      </w:r>
      <w:ins w:id="50" w:author="S-CH Heblich" w:date="2014-01-30T12:39:00Z">
        <w:r w:rsidR="00B3733A">
          <w:rPr>
            <w:rFonts w:ascii="Times New Roman" w:hAnsi="Times New Roman" w:cs="Times New Roman"/>
          </w:rPr>
          <w:t>home-owner-</w:t>
        </w:r>
      </w:ins>
      <w:r w:rsidR="00EE34C7">
        <w:rPr>
          <w:rFonts w:ascii="Times New Roman" w:hAnsi="Times New Roman" w:cs="Times New Roman"/>
        </w:rPr>
        <w:t>neighbors will take better care of their property and expectations of future house price rises increase, so other individuals are more willing to buy as well.</w:t>
      </w:r>
      <w:r w:rsidR="00EE34C7" w:rsidRPr="00AB1911">
        <w:rPr>
          <w:rFonts w:ascii="Times New Roman" w:hAnsi="Times New Roman" w:cs="Times New Roman"/>
        </w:rPr>
        <w:t xml:space="preserve">  </w:t>
      </w:r>
      <w:ins w:id="51" w:author="S-CH Heblich" w:date="2014-01-30T12:40:00Z">
        <w:r w:rsidR="00B3733A">
          <w:rPr>
            <w:rFonts w:ascii="Times New Roman" w:hAnsi="Times New Roman" w:cs="Times New Roman"/>
          </w:rPr>
          <w:t>A direct p</w:t>
        </w:r>
      </w:ins>
      <w:del w:id="52" w:author="S-CH Heblich" w:date="2014-01-30T12:40:00Z">
        <w:r w:rsidR="00EE34C7" w:rsidDel="00B3733A">
          <w:rPr>
            <w:rFonts w:ascii="Times New Roman" w:hAnsi="Times New Roman" w:cs="Times New Roman"/>
          </w:rPr>
          <w:delText>P</w:delText>
        </w:r>
      </w:del>
      <w:r w:rsidR="00EE34C7">
        <w:rPr>
          <w:rFonts w:ascii="Times New Roman" w:hAnsi="Times New Roman" w:cs="Times New Roman"/>
        </w:rPr>
        <w:t xml:space="preserve">olicy implication is that </w:t>
      </w:r>
      <w:r w:rsidR="00EE34C7" w:rsidRPr="00AB1911">
        <w:rPr>
          <w:rFonts w:ascii="Times New Roman" w:hAnsi="Times New Roman" w:cs="Times New Roman"/>
        </w:rPr>
        <w:t>home ownership may lead to better neighborhood effects</w:t>
      </w:r>
      <w:r w:rsidR="00EE34C7">
        <w:rPr>
          <w:rFonts w:ascii="Times New Roman" w:hAnsi="Times New Roman" w:cs="Times New Roman"/>
        </w:rPr>
        <w:t xml:space="preserve"> and avoid </w:t>
      </w:r>
      <w:r w:rsidR="00EE34C7">
        <w:rPr>
          <w:rFonts w:ascii="Times New Roman" w:hAnsi="Times New Roman" w:cs="Times New Roman"/>
        </w:rPr>
        <w:lastRenderedPageBreak/>
        <w:t>poverty trap impacts</w:t>
      </w:r>
      <w:r w:rsidR="00EE34C7" w:rsidRPr="00AB1911">
        <w:rPr>
          <w:rFonts w:ascii="Times New Roman" w:hAnsi="Times New Roman" w:cs="Times New Roman"/>
        </w:rPr>
        <w:t xml:space="preserve">.  </w:t>
      </w:r>
      <w:ins w:id="53" w:author="S-CH Heblich" w:date="2014-01-30T12:41:00Z">
        <w:r w:rsidR="001A6D36">
          <w:rPr>
            <w:rFonts w:ascii="Times New Roman" w:hAnsi="Times New Roman" w:cs="Times New Roman"/>
          </w:rPr>
          <w:t>The o</w:t>
        </w:r>
      </w:ins>
      <w:del w:id="54" w:author="S-CH Heblich" w:date="2014-01-30T12:41:00Z">
        <w:r w:rsidR="00EE34C7" w:rsidDel="001A6D36">
          <w:rPr>
            <w:rFonts w:ascii="Times New Roman" w:hAnsi="Times New Roman" w:cs="Times New Roman"/>
          </w:rPr>
          <w:delText>O</w:delText>
        </w:r>
      </w:del>
      <w:r w:rsidR="00EE34C7">
        <w:rPr>
          <w:rFonts w:ascii="Times New Roman" w:hAnsi="Times New Roman" w:cs="Times New Roman"/>
        </w:rPr>
        <w:t xml:space="preserve">pposite could also be true – </w:t>
      </w:r>
      <w:proofErr w:type="gramStart"/>
      <w:r w:rsidR="00EE34C7">
        <w:rPr>
          <w:rFonts w:ascii="Times New Roman" w:hAnsi="Times New Roman" w:cs="Times New Roman"/>
        </w:rPr>
        <w:t xml:space="preserve">worse </w:t>
      </w:r>
      <w:r w:rsidR="00EE34C7" w:rsidRPr="00AB1911">
        <w:rPr>
          <w:rFonts w:ascii="Times New Roman" w:hAnsi="Times New Roman" w:cs="Times New Roman"/>
        </w:rPr>
        <w:t>neighborhood effects in places where no one buys</w:t>
      </w:r>
      <w:r w:rsidR="00EE34C7">
        <w:rPr>
          <w:rFonts w:ascii="Times New Roman" w:hAnsi="Times New Roman" w:cs="Times New Roman"/>
        </w:rPr>
        <w:t>, house quality deteriorates</w:t>
      </w:r>
      <w:proofErr w:type="gramEnd"/>
      <w:r w:rsidR="00EE34C7">
        <w:rPr>
          <w:rFonts w:ascii="Times New Roman" w:hAnsi="Times New Roman" w:cs="Times New Roman"/>
        </w:rPr>
        <w:t>, and fewer households choose to buy in the future.</w:t>
      </w:r>
    </w:p>
    <w:p w14:paraId="665CD760" w14:textId="77777777" w:rsidR="00EE34C7" w:rsidRDefault="00EE34C7" w:rsidP="00BB6E1F">
      <w:pPr>
        <w:spacing w:line="480" w:lineRule="auto"/>
        <w:rPr>
          <w:rFonts w:ascii="Times New Roman" w:hAnsi="Times New Roman" w:cs="Times New Roman"/>
        </w:rPr>
      </w:pPr>
    </w:p>
    <w:p w14:paraId="649914CD" w14:textId="0FB6F46B" w:rsidR="00287143" w:rsidRDefault="00EE34C7" w:rsidP="00BB6E1F">
      <w:pPr>
        <w:spacing w:line="480" w:lineRule="auto"/>
        <w:rPr>
          <w:rFonts w:ascii="Times New Roman" w:hAnsi="Times New Roman" w:cs="Times New Roman"/>
        </w:rPr>
      </w:pPr>
      <w:r>
        <w:rPr>
          <w:rFonts w:ascii="Times New Roman" w:hAnsi="Times New Roman" w:cs="Times New Roman"/>
        </w:rPr>
        <w:t>W</w:t>
      </w:r>
      <w:r w:rsidR="00875520">
        <w:rPr>
          <w:rFonts w:ascii="Times New Roman" w:hAnsi="Times New Roman" w:cs="Times New Roman"/>
        </w:rPr>
        <w:t xml:space="preserve">e </w:t>
      </w:r>
      <w:proofErr w:type="gramStart"/>
      <w:r w:rsidR="00875520">
        <w:rPr>
          <w:rFonts w:ascii="Times New Roman" w:hAnsi="Times New Roman" w:cs="Times New Roman"/>
        </w:rPr>
        <w:t>would need</w:t>
      </w:r>
      <w:proofErr w:type="gramEnd"/>
      <w:r w:rsidR="00875520">
        <w:rPr>
          <w:rFonts w:ascii="Times New Roman" w:hAnsi="Times New Roman" w:cs="Times New Roman"/>
        </w:rPr>
        <w:t xml:space="preserve"> </w:t>
      </w:r>
      <w:r>
        <w:rPr>
          <w:rFonts w:ascii="Times New Roman" w:hAnsi="Times New Roman" w:cs="Times New Roman"/>
        </w:rPr>
        <w:t xml:space="preserve">develop </w:t>
      </w:r>
      <w:r w:rsidR="007E4FB4">
        <w:rPr>
          <w:rFonts w:ascii="Times New Roman" w:hAnsi="Times New Roman" w:cs="Times New Roman"/>
        </w:rPr>
        <w:t xml:space="preserve">an </w:t>
      </w:r>
      <w:del w:id="55" w:author="S-CH Heblich" w:date="2014-01-30T12:41:00Z">
        <w:r w:rsidR="007E4FB4" w:rsidDel="001A6D36">
          <w:rPr>
            <w:rFonts w:ascii="Times New Roman" w:hAnsi="Times New Roman" w:cs="Times New Roman"/>
          </w:rPr>
          <w:delText xml:space="preserve">identification </w:delText>
        </w:r>
      </w:del>
      <w:ins w:id="56" w:author="S-CH Heblich" w:date="2014-01-30T12:41:00Z">
        <w:r w:rsidR="001A6D36">
          <w:rPr>
            <w:rFonts w:ascii="Times New Roman" w:hAnsi="Times New Roman" w:cs="Times New Roman"/>
          </w:rPr>
          <w:t>empirical</w:t>
        </w:r>
        <w:r w:rsidR="001A6D36">
          <w:rPr>
            <w:rFonts w:ascii="Times New Roman" w:hAnsi="Times New Roman" w:cs="Times New Roman"/>
          </w:rPr>
          <w:t xml:space="preserve"> </w:t>
        </w:r>
      </w:ins>
      <w:r w:rsidR="007E4FB4">
        <w:rPr>
          <w:rFonts w:ascii="Times New Roman" w:hAnsi="Times New Roman" w:cs="Times New Roman"/>
        </w:rPr>
        <w:t>strategy to identify contagion effects.  First people who buy have access to money, but those who come later would be partially driven by the contagion effects.  Timing</w:t>
      </w:r>
      <w:r>
        <w:rPr>
          <w:rFonts w:ascii="Times New Roman" w:hAnsi="Times New Roman" w:cs="Times New Roman"/>
        </w:rPr>
        <w:t xml:space="preserve"> may be enough to achieve identification.  We c</w:t>
      </w:r>
      <w:r w:rsidR="007E4FB4">
        <w:rPr>
          <w:rFonts w:ascii="Times New Roman" w:hAnsi="Times New Roman" w:cs="Times New Roman"/>
        </w:rPr>
        <w:t>ould consider alternative approaches to disentangling these competing effects.</w:t>
      </w:r>
    </w:p>
    <w:p w14:paraId="5FBFE00D" w14:textId="77777777" w:rsidR="00287143" w:rsidRDefault="00287143" w:rsidP="00BB6E1F">
      <w:pPr>
        <w:spacing w:line="480" w:lineRule="auto"/>
        <w:rPr>
          <w:rFonts w:ascii="Times New Roman" w:hAnsi="Times New Roman" w:cs="Times New Roman"/>
        </w:rPr>
      </w:pPr>
    </w:p>
    <w:p w14:paraId="397F6536" w14:textId="78CB7300" w:rsidR="00875520" w:rsidRDefault="00EE34C7" w:rsidP="00BB6E1F">
      <w:pPr>
        <w:spacing w:line="480" w:lineRule="auto"/>
        <w:rPr>
          <w:rFonts w:ascii="Times New Roman" w:hAnsi="Times New Roman" w:cs="Times New Roman"/>
        </w:rPr>
      </w:pPr>
      <w:r>
        <w:rPr>
          <w:rFonts w:ascii="Times New Roman" w:hAnsi="Times New Roman" w:cs="Times New Roman"/>
        </w:rPr>
        <w:t>This research may be</w:t>
      </w:r>
      <w:r w:rsidR="00875520">
        <w:rPr>
          <w:rFonts w:ascii="Times New Roman" w:hAnsi="Times New Roman" w:cs="Times New Roman"/>
        </w:rPr>
        <w:t xml:space="preserve"> possible because ROS tells us if people bought their house from the local authority (City of Glas</w:t>
      </w:r>
      <w:r>
        <w:rPr>
          <w:rFonts w:ascii="Times New Roman" w:hAnsi="Times New Roman" w:cs="Times New Roman"/>
        </w:rPr>
        <w:t>gow or Glasgow City Council).  Question – i</w:t>
      </w:r>
      <w:r w:rsidR="00875520">
        <w:rPr>
          <w:rFonts w:ascii="Times New Roman" w:hAnsi="Times New Roman" w:cs="Times New Roman"/>
        </w:rPr>
        <w:t xml:space="preserve">s the big wave </w:t>
      </w:r>
      <w:r>
        <w:rPr>
          <w:rFonts w:ascii="Times New Roman" w:hAnsi="Times New Roman" w:cs="Times New Roman"/>
        </w:rPr>
        <w:t xml:space="preserve">of social housing purchases post-1990 </w:t>
      </w:r>
      <w:r w:rsidR="00875520">
        <w:rPr>
          <w:rFonts w:ascii="Times New Roman" w:hAnsi="Times New Roman" w:cs="Times New Roman"/>
        </w:rPr>
        <w:t>covered by our data</w:t>
      </w:r>
      <w:ins w:id="57" w:author="S-CH Heblich" w:date="2014-01-30T12:42:00Z">
        <w:r w:rsidR="001A6D36">
          <w:rPr>
            <w:rFonts w:ascii="Times New Roman" w:hAnsi="Times New Roman" w:cs="Times New Roman"/>
          </w:rPr>
          <w:t>?</w:t>
        </w:r>
      </w:ins>
      <w:del w:id="58" w:author="S-CH Heblich" w:date="2014-01-30T12:42:00Z">
        <w:r w:rsidR="00875520" w:rsidDel="001A6D36">
          <w:rPr>
            <w:rFonts w:ascii="Times New Roman" w:hAnsi="Times New Roman" w:cs="Times New Roman"/>
          </w:rPr>
          <w:delText>.</w:delText>
        </w:r>
      </w:del>
    </w:p>
    <w:p w14:paraId="5F033BEC" w14:textId="77777777" w:rsidR="00287143" w:rsidRDefault="00287143" w:rsidP="00BB6E1F">
      <w:pPr>
        <w:spacing w:line="480" w:lineRule="auto"/>
        <w:rPr>
          <w:rFonts w:ascii="Times New Roman" w:hAnsi="Times New Roman" w:cs="Times New Roman"/>
        </w:rPr>
      </w:pPr>
    </w:p>
    <w:p w14:paraId="6F1F6669" w14:textId="12986FAC" w:rsidR="007E4FB4" w:rsidRPr="00AB1911" w:rsidRDefault="007E4FB4" w:rsidP="00BB6E1F">
      <w:pPr>
        <w:spacing w:line="480" w:lineRule="auto"/>
        <w:rPr>
          <w:rFonts w:ascii="Times New Roman" w:hAnsi="Times New Roman" w:cs="Times New Roman"/>
        </w:rPr>
      </w:pPr>
      <w:r>
        <w:rPr>
          <w:rFonts w:ascii="Times New Roman" w:hAnsi="Times New Roman" w:cs="Times New Roman"/>
        </w:rPr>
        <w:t xml:space="preserve">We will </w:t>
      </w:r>
      <w:r w:rsidR="00EE34C7">
        <w:rPr>
          <w:rFonts w:ascii="Times New Roman" w:hAnsi="Times New Roman" w:cs="Times New Roman"/>
        </w:rPr>
        <w:t xml:space="preserve">explore alternative data sets (possibility of attaching spatial variables to the </w:t>
      </w:r>
      <w:r>
        <w:rPr>
          <w:rFonts w:ascii="Times New Roman" w:hAnsi="Times New Roman" w:cs="Times New Roman"/>
        </w:rPr>
        <w:t>BHPS</w:t>
      </w:r>
      <w:r w:rsidR="00EE34C7">
        <w:rPr>
          <w:rFonts w:ascii="Times New Roman" w:hAnsi="Times New Roman" w:cs="Times New Roman"/>
        </w:rPr>
        <w:t>?).</w:t>
      </w:r>
    </w:p>
    <w:p w14:paraId="4CE898A8" w14:textId="77777777" w:rsidR="00AB1911" w:rsidRDefault="00AB1911" w:rsidP="00BB6E1F">
      <w:pPr>
        <w:spacing w:line="480" w:lineRule="auto"/>
        <w:rPr>
          <w:rFonts w:ascii="Times New Roman" w:hAnsi="Times New Roman" w:cs="Times New Roman"/>
        </w:rPr>
      </w:pPr>
    </w:p>
    <w:p w14:paraId="7270C1CE" w14:textId="6A475390" w:rsidR="007E4FB4" w:rsidRPr="009537A5" w:rsidRDefault="005D78E3" w:rsidP="00BB6E1F">
      <w:pPr>
        <w:spacing w:line="480" w:lineRule="auto"/>
        <w:rPr>
          <w:rFonts w:ascii="Times New Roman" w:hAnsi="Times New Roman" w:cs="Times New Roman"/>
          <w:i/>
        </w:rPr>
      </w:pPr>
      <w:r w:rsidRPr="009537A5">
        <w:rPr>
          <w:rFonts w:ascii="Times New Roman" w:hAnsi="Times New Roman" w:cs="Times New Roman"/>
          <w:i/>
        </w:rPr>
        <w:t>(9</w:t>
      </w:r>
      <w:r w:rsidR="00AB1911" w:rsidRPr="009537A5">
        <w:rPr>
          <w:rFonts w:ascii="Times New Roman" w:hAnsi="Times New Roman" w:cs="Times New Roman"/>
          <w:i/>
        </w:rPr>
        <w:t xml:space="preserve">)  </w:t>
      </w:r>
      <w:r w:rsidR="00EE34C7" w:rsidRPr="009537A5">
        <w:rPr>
          <w:rFonts w:ascii="Times New Roman" w:hAnsi="Times New Roman" w:cs="Times New Roman"/>
          <w:i/>
        </w:rPr>
        <w:t>Seller M</w:t>
      </w:r>
      <w:r w:rsidR="00C84D5B" w:rsidRPr="009537A5">
        <w:rPr>
          <w:rFonts w:ascii="Times New Roman" w:hAnsi="Times New Roman" w:cs="Times New Roman"/>
          <w:i/>
        </w:rPr>
        <w:t>otivation and</w:t>
      </w:r>
      <w:r w:rsidR="00EE34C7" w:rsidRPr="009537A5">
        <w:rPr>
          <w:rFonts w:ascii="Times New Roman" w:hAnsi="Times New Roman" w:cs="Times New Roman"/>
          <w:i/>
        </w:rPr>
        <w:t xml:space="preserve"> Its Role in Hedonic M</w:t>
      </w:r>
      <w:r w:rsidR="009537A5" w:rsidRPr="009537A5">
        <w:rPr>
          <w:rFonts w:ascii="Times New Roman" w:hAnsi="Times New Roman" w:cs="Times New Roman"/>
          <w:i/>
        </w:rPr>
        <w:t>odeling</w:t>
      </w:r>
    </w:p>
    <w:p w14:paraId="04EFF3C5" w14:textId="0101B143" w:rsidR="001A41A0" w:rsidRDefault="009537A5" w:rsidP="00BB6E1F">
      <w:pPr>
        <w:spacing w:line="480" w:lineRule="auto"/>
        <w:rPr>
          <w:rFonts w:ascii="Times New Roman" w:hAnsi="Times New Roman" w:cs="Times New Roman"/>
        </w:rPr>
      </w:pPr>
      <w:r>
        <w:rPr>
          <w:rFonts w:ascii="Times New Roman" w:hAnsi="Times New Roman" w:cs="Times New Roman"/>
        </w:rPr>
        <w:tab/>
      </w:r>
      <w:r w:rsidR="00AB1911" w:rsidRPr="00AB1911">
        <w:rPr>
          <w:rFonts w:ascii="Times New Roman" w:hAnsi="Times New Roman" w:cs="Times New Roman"/>
        </w:rPr>
        <w:t xml:space="preserve">Use </w:t>
      </w:r>
      <w:proofErr w:type="spellStart"/>
      <w:r w:rsidR="00AB1911" w:rsidRPr="00AB1911">
        <w:rPr>
          <w:rFonts w:ascii="Times New Roman" w:hAnsi="Times New Roman" w:cs="Times New Roman"/>
        </w:rPr>
        <w:t>Zoopla</w:t>
      </w:r>
      <w:proofErr w:type="spellEnd"/>
      <w:r w:rsidR="00AB1911" w:rsidRPr="00AB1911">
        <w:rPr>
          <w:rFonts w:ascii="Times New Roman" w:hAnsi="Times New Roman" w:cs="Times New Roman"/>
        </w:rPr>
        <w:t xml:space="preserve"> in combination with ROS to determine if those who are moving a long distance (motivated sellers?) are more likely to lower their price over time.</w:t>
      </w:r>
      <w:r w:rsidR="007E4FB4">
        <w:rPr>
          <w:rFonts w:ascii="Times New Roman" w:hAnsi="Times New Roman" w:cs="Times New Roman"/>
        </w:rPr>
        <w:t xml:space="preserve">  We typically have data on either how prices behave after </w:t>
      </w:r>
      <w:r w:rsidR="00202EA4">
        <w:rPr>
          <w:rFonts w:ascii="Times New Roman" w:hAnsi="Times New Roman" w:cs="Times New Roman"/>
        </w:rPr>
        <w:t xml:space="preserve">a house goes on the market or where people move to, but not typically both.  We could run a hedonic </w:t>
      </w:r>
      <w:r w:rsidR="005D78E3">
        <w:rPr>
          <w:rFonts w:ascii="Times New Roman" w:hAnsi="Times New Roman" w:cs="Times New Roman"/>
        </w:rPr>
        <w:t xml:space="preserve">estimation for the value of neighborhood amenities (e.g., school quality, crime, pollution measures) </w:t>
      </w:r>
      <w:r w:rsidR="00202EA4">
        <w:rPr>
          <w:rFonts w:ascii="Times New Roman" w:hAnsi="Times New Roman" w:cs="Times New Roman"/>
        </w:rPr>
        <w:t>and try alternative variables that could control for this source of bias.</w:t>
      </w:r>
    </w:p>
    <w:p w14:paraId="253155E5" w14:textId="77777777" w:rsidR="00202EA4" w:rsidRDefault="00202EA4" w:rsidP="00BB6E1F">
      <w:pPr>
        <w:spacing w:line="480" w:lineRule="auto"/>
        <w:rPr>
          <w:rFonts w:ascii="Times New Roman" w:hAnsi="Times New Roman" w:cs="Times New Roman"/>
        </w:rPr>
      </w:pPr>
    </w:p>
    <w:p w14:paraId="2745A78E" w14:textId="77777777" w:rsidR="00586D8A" w:rsidRDefault="00586D8A" w:rsidP="00BB6E1F">
      <w:pPr>
        <w:spacing w:line="480" w:lineRule="auto"/>
        <w:rPr>
          <w:rFonts w:ascii="Times New Roman" w:hAnsi="Times New Roman" w:cs="Times New Roman"/>
        </w:rPr>
      </w:pPr>
    </w:p>
    <w:p w14:paraId="70B8FCAB" w14:textId="4D5DB73E" w:rsidR="00202EA4" w:rsidRDefault="005D78E3" w:rsidP="00BB6E1F">
      <w:pPr>
        <w:spacing w:line="480" w:lineRule="auto"/>
        <w:rPr>
          <w:rFonts w:ascii="Times New Roman" w:hAnsi="Times New Roman" w:cs="Times New Roman"/>
        </w:rPr>
      </w:pPr>
      <w:r w:rsidRPr="009537A5">
        <w:rPr>
          <w:rFonts w:ascii="Times New Roman" w:hAnsi="Times New Roman" w:cs="Times New Roman"/>
          <w:i/>
        </w:rPr>
        <w:t>(10</w:t>
      </w:r>
      <w:r w:rsidR="00202EA4" w:rsidRPr="009537A5">
        <w:rPr>
          <w:rFonts w:ascii="Times New Roman" w:hAnsi="Times New Roman" w:cs="Times New Roman"/>
          <w:i/>
        </w:rPr>
        <w:t>)  Informed v. Uninformed Buyers in Hedonics</w:t>
      </w:r>
    </w:p>
    <w:p w14:paraId="1CDF11FE" w14:textId="05583457" w:rsidR="00586D8A" w:rsidRDefault="00202EA4" w:rsidP="009537A5">
      <w:pPr>
        <w:spacing w:line="480" w:lineRule="auto"/>
        <w:ind w:firstLine="360"/>
        <w:rPr>
          <w:rFonts w:ascii="Times New Roman" w:hAnsi="Times New Roman" w:cs="Times New Roman"/>
        </w:rPr>
      </w:pPr>
      <w:r>
        <w:rPr>
          <w:rFonts w:ascii="Times New Roman" w:hAnsi="Times New Roman" w:cs="Times New Roman"/>
        </w:rPr>
        <w:t xml:space="preserve">Do those buying from a distance make improper decisions with respect to </w:t>
      </w:r>
      <w:del w:id="59" w:author="S-CH Heblich" w:date="2014-01-30T12:43:00Z">
        <w:r w:rsidDel="001A6D36">
          <w:rPr>
            <w:rFonts w:ascii="Times New Roman" w:hAnsi="Times New Roman" w:cs="Times New Roman"/>
          </w:rPr>
          <w:delText xml:space="preserve">the </w:delText>
        </w:r>
      </w:del>
      <w:r>
        <w:rPr>
          <w:rFonts w:ascii="Times New Roman" w:hAnsi="Times New Roman" w:cs="Times New Roman"/>
        </w:rPr>
        <w:t>how amenities are priced</w:t>
      </w:r>
      <w:ins w:id="60" w:author="S-CH Heblich" w:date="2014-01-30T12:43:00Z">
        <w:r w:rsidR="001A6D36">
          <w:rPr>
            <w:rFonts w:ascii="Times New Roman" w:hAnsi="Times New Roman" w:cs="Times New Roman"/>
          </w:rPr>
          <w:t>?</w:t>
        </w:r>
      </w:ins>
      <w:del w:id="61" w:author="S-CH Heblich" w:date="2014-01-30T12:43:00Z">
        <w:r w:rsidDel="001A6D36">
          <w:rPr>
            <w:rFonts w:ascii="Times New Roman" w:hAnsi="Times New Roman" w:cs="Times New Roman"/>
          </w:rPr>
          <w:delText>.</w:delText>
        </w:r>
      </w:del>
      <w:r>
        <w:rPr>
          <w:rFonts w:ascii="Times New Roman" w:hAnsi="Times New Roman" w:cs="Times New Roman"/>
        </w:rPr>
        <w:t xml:space="preserve">  </w:t>
      </w:r>
      <w:ins w:id="62" w:author="S-CH Heblich" w:date="2014-01-30T12:44:00Z">
        <w:r w:rsidR="001A6D36">
          <w:rPr>
            <w:rFonts w:ascii="Times New Roman" w:hAnsi="Times New Roman" w:cs="Times New Roman"/>
          </w:rPr>
          <w:t>We can e</w:t>
        </w:r>
      </w:ins>
      <w:del w:id="63" w:author="S-CH Heblich" w:date="2014-01-30T12:44:00Z">
        <w:r w:rsidDel="001A6D36">
          <w:rPr>
            <w:rFonts w:ascii="Times New Roman" w:hAnsi="Times New Roman" w:cs="Times New Roman"/>
          </w:rPr>
          <w:delText>E</w:delText>
        </w:r>
      </w:del>
      <w:r>
        <w:rPr>
          <w:rFonts w:ascii="Times New Roman" w:hAnsi="Times New Roman" w:cs="Times New Roman"/>
        </w:rPr>
        <w:t xml:space="preserve">stimate the hedonic price </w:t>
      </w:r>
      <w:r w:rsidR="00586D8A">
        <w:rPr>
          <w:rFonts w:ascii="Times New Roman" w:hAnsi="Times New Roman" w:cs="Times New Roman"/>
        </w:rPr>
        <w:t>function using only local purchasers and then see if the out-of-town buyers make different tradeoffs.</w:t>
      </w:r>
      <w:r w:rsidR="000E3C4C">
        <w:rPr>
          <w:rFonts w:ascii="Times New Roman" w:hAnsi="Times New Roman" w:cs="Times New Roman"/>
        </w:rPr>
        <w:t xml:space="preserve">  </w:t>
      </w:r>
      <w:r w:rsidR="005D78E3">
        <w:rPr>
          <w:rFonts w:ascii="Times New Roman" w:hAnsi="Times New Roman" w:cs="Times New Roman"/>
        </w:rPr>
        <w:t xml:space="preserve">Ideally, we would carry out this exercise </w:t>
      </w:r>
      <w:del w:id="64" w:author="S-CH Heblich" w:date="2014-01-30T12:44:00Z">
        <w:r w:rsidR="005D78E3" w:rsidDel="001A6D36">
          <w:rPr>
            <w:rFonts w:ascii="Times New Roman" w:hAnsi="Times New Roman" w:cs="Times New Roman"/>
          </w:rPr>
          <w:delText xml:space="preserve">with </w:delText>
        </w:r>
      </w:del>
      <w:ins w:id="65" w:author="S-CH Heblich" w:date="2014-01-30T12:44:00Z">
        <w:r w:rsidR="001A6D36">
          <w:rPr>
            <w:rFonts w:ascii="Times New Roman" w:hAnsi="Times New Roman" w:cs="Times New Roman"/>
          </w:rPr>
          <w:t>in a combination with</w:t>
        </w:r>
        <w:r w:rsidR="001A6D36">
          <w:rPr>
            <w:rFonts w:ascii="Times New Roman" w:hAnsi="Times New Roman" w:cs="Times New Roman"/>
          </w:rPr>
          <w:t xml:space="preserve"> </w:t>
        </w:r>
      </w:ins>
      <w:r w:rsidR="005D78E3">
        <w:rPr>
          <w:rFonts w:ascii="Times New Roman" w:hAnsi="Times New Roman" w:cs="Times New Roman"/>
        </w:rPr>
        <w:t xml:space="preserve">data on crime.  </w:t>
      </w:r>
      <w:r w:rsidR="000E3C4C">
        <w:rPr>
          <w:rFonts w:ascii="Times New Roman" w:hAnsi="Times New Roman" w:cs="Times New Roman"/>
        </w:rPr>
        <w:t xml:space="preserve">Crime is </w:t>
      </w:r>
      <w:r w:rsidR="005D78E3">
        <w:rPr>
          <w:rFonts w:ascii="Times New Roman" w:hAnsi="Times New Roman" w:cs="Times New Roman"/>
        </w:rPr>
        <w:t>highly</w:t>
      </w:r>
      <w:r w:rsidR="000E3C4C">
        <w:rPr>
          <w:rFonts w:ascii="Times New Roman" w:hAnsi="Times New Roman" w:cs="Times New Roman"/>
        </w:rPr>
        <w:t xml:space="preserve"> localized.  </w:t>
      </w:r>
      <w:r w:rsidR="005D78E3">
        <w:rPr>
          <w:rFonts w:ascii="Times New Roman" w:hAnsi="Times New Roman" w:cs="Times New Roman"/>
        </w:rPr>
        <w:t xml:space="preserve">It would be particularly interesting </w:t>
      </w:r>
      <w:ins w:id="66" w:author="S-CH Heblich" w:date="2014-01-30T12:44:00Z">
        <w:r w:rsidR="001A6D36">
          <w:rPr>
            <w:rFonts w:ascii="Times New Roman" w:hAnsi="Times New Roman" w:cs="Times New Roman"/>
          </w:rPr>
          <w:t xml:space="preserve">to see </w:t>
        </w:r>
      </w:ins>
      <w:r w:rsidR="005D78E3">
        <w:rPr>
          <w:rFonts w:ascii="Times New Roman" w:hAnsi="Times New Roman" w:cs="Times New Roman"/>
        </w:rPr>
        <w:t xml:space="preserve">if </w:t>
      </w:r>
      <w:r w:rsidR="00586D8A">
        <w:rPr>
          <w:rFonts w:ascii="Times New Roman" w:hAnsi="Times New Roman" w:cs="Times New Roman"/>
        </w:rPr>
        <w:t xml:space="preserve">information </w:t>
      </w:r>
      <w:r w:rsidR="005D78E3">
        <w:rPr>
          <w:rFonts w:ascii="Times New Roman" w:hAnsi="Times New Roman" w:cs="Times New Roman"/>
        </w:rPr>
        <w:t xml:space="preserve">about crime </w:t>
      </w:r>
      <w:r w:rsidR="00586D8A">
        <w:rPr>
          <w:rFonts w:ascii="Times New Roman" w:hAnsi="Times New Roman" w:cs="Times New Roman"/>
        </w:rPr>
        <w:t>becomes available</w:t>
      </w:r>
      <w:r w:rsidR="005D78E3">
        <w:rPr>
          <w:rFonts w:ascii="Times New Roman" w:hAnsi="Times New Roman" w:cs="Times New Roman"/>
        </w:rPr>
        <w:t xml:space="preserve"> to local residents – we could then </w:t>
      </w:r>
      <w:r w:rsidR="00586D8A">
        <w:rPr>
          <w:rFonts w:ascii="Times New Roman" w:hAnsi="Times New Roman" w:cs="Times New Roman"/>
        </w:rPr>
        <w:t>look before and after the information</w:t>
      </w:r>
      <w:r w:rsidR="005D78E3">
        <w:rPr>
          <w:rFonts w:ascii="Times New Roman" w:hAnsi="Times New Roman" w:cs="Times New Roman"/>
        </w:rPr>
        <w:t xml:space="preserve"> release</w:t>
      </w:r>
      <w:r w:rsidR="00586D8A">
        <w:rPr>
          <w:rFonts w:ascii="Times New Roman" w:hAnsi="Times New Roman" w:cs="Times New Roman"/>
        </w:rPr>
        <w:t>, and compare</w:t>
      </w:r>
      <w:r w:rsidR="005D78E3">
        <w:rPr>
          <w:rFonts w:ascii="Times New Roman" w:hAnsi="Times New Roman" w:cs="Times New Roman"/>
        </w:rPr>
        <w:t xml:space="preserve"> residential location decisions of </w:t>
      </w:r>
      <w:r w:rsidR="00586D8A">
        <w:rPr>
          <w:rFonts w:ascii="Times New Roman" w:hAnsi="Times New Roman" w:cs="Times New Roman"/>
        </w:rPr>
        <w:t>local and long-distance buyers.</w:t>
      </w:r>
      <w:ins w:id="67" w:author="S-CH Heblich" w:date="2014-01-30T17:33:00Z">
        <w:r w:rsidR="008D30F6">
          <w:rPr>
            <w:rFonts w:ascii="Times New Roman" w:hAnsi="Times New Roman" w:cs="Times New Roman"/>
          </w:rPr>
          <w:t xml:space="preserve"> </w:t>
        </w:r>
      </w:ins>
    </w:p>
    <w:p w14:paraId="1F377ED7" w14:textId="77777777" w:rsidR="00287143" w:rsidRDefault="00287143" w:rsidP="00BB6E1F">
      <w:pPr>
        <w:spacing w:line="480" w:lineRule="auto"/>
        <w:rPr>
          <w:rFonts w:ascii="Times New Roman" w:hAnsi="Times New Roman" w:cs="Times New Roman"/>
        </w:rPr>
      </w:pPr>
    </w:p>
    <w:p w14:paraId="3CD177DE" w14:textId="0215FD0B" w:rsidR="00586D8A" w:rsidRPr="00586D8A" w:rsidRDefault="00586D8A" w:rsidP="00BB6E1F">
      <w:pPr>
        <w:pStyle w:val="ListParagraph"/>
        <w:numPr>
          <w:ilvl w:val="0"/>
          <w:numId w:val="10"/>
        </w:numPr>
        <w:spacing w:line="480" w:lineRule="auto"/>
        <w:rPr>
          <w:rFonts w:ascii="Times New Roman" w:hAnsi="Times New Roman" w:cs="Times New Roman"/>
        </w:rPr>
      </w:pPr>
      <w:commentRangeStart w:id="68"/>
      <w:r w:rsidRPr="00586D8A">
        <w:rPr>
          <w:rFonts w:ascii="Times New Roman" w:hAnsi="Times New Roman" w:cs="Times New Roman"/>
        </w:rPr>
        <w:t>Localized online knowledge</w:t>
      </w:r>
      <w:commentRangeEnd w:id="68"/>
      <w:r w:rsidR="008D30F6">
        <w:rPr>
          <w:rStyle w:val="CommentReference"/>
        </w:rPr>
        <w:commentReference w:id="68"/>
      </w:r>
    </w:p>
    <w:p w14:paraId="61C62A61" w14:textId="282B908E" w:rsidR="00586D8A" w:rsidRDefault="00586D8A" w:rsidP="00BB6E1F">
      <w:pPr>
        <w:pStyle w:val="ListParagraph"/>
        <w:numPr>
          <w:ilvl w:val="0"/>
          <w:numId w:val="10"/>
        </w:numPr>
        <w:spacing w:line="480" w:lineRule="auto"/>
        <w:rPr>
          <w:rFonts w:ascii="Times New Roman" w:hAnsi="Times New Roman" w:cs="Times New Roman"/>
        </w:rPr>
      </w:pPr>
      <w:r w:rsidRPr="00586D8A">
        <w:rPr>
          <w:rFonts w:ascii="Times New Roman" w:hAnsi="Times New Roman" w:cs="Times New Roman"/>
        </w:rPr>
        <w:t>Peace Index – describes crime levels at the district level.  Eve</w:t>
      </w:r>
      <w:r w:rsidR="005D78E3">
        <w:rPr>
          <w:rFonts w:ascii="Times New Roman" w:hAnsi="Times New Roman" w:cs="Times New Roman"/>
        </w:rPr>
        <w:t>ryone should be able to get access to this.</w:t>
      </w:r>
    </w:p>
    <w:p w14:paraId="2F09B062" w14:textId="5E47E5B7" w:rsidR="00287143" w:rsidDel="001A6D36" w:rsidRDefault="00287143" w:rsidP="00BB6E1F">
      <w:pPr>
        <w:spacing w:line="480" w:lineRule="auto"/>
        <w:rPr>
          <w:del w:id="69" w:author="S-CH Heblich" w:date="2014-01-30T12:44:00Z"/>
          <w:rFonts w:ascii="Times New Roman" w:hAnsi="Times New Roman" w:cs="Times New Roman"/>
        </w:rPr>
      </w:pPr>
    </w:p>
    <w:p w14:paraId="1E2F2DC5" w14:textId="6284DFD0" w:rsidR="00586D8A" w:rsidRDefault="005D78E3" w:rsidP="00BB6E1F">
      <w:pPr>
        <w:spacing w:line="480" w:lineRule="auto"/>
        <w:rPr>
          <w:rFonts w:ascii="Times New Roman" w:hAnsi="Times New Roman" w:cs="Times New Roman"/>
        </w:rPr>
      </w:pPr>
      <w:r>
        <w:rPr>
          <w:rFonts w:ascii="Times New Roman" w:hAnsi="Times New Roman" w:cs="Times New Roman"/>
        </w:rPr>
        <w:t>Ideally, digitize</w:t>
      </w:r>
      <w:r w:rsidR="00586D8A">
        <w:rPr>
          <w:rFonts w:ascii="Times New Roman" w:hAnsi="Times New Roman" w:cs="Times New Roman"/>
        </w:rPr>
        <w:t xml:space="preserve"> buyer attributes </w:t>
      </w:r>
      <w:r>
        <w:rPr>
          <w:rFonts w:ascii="Times New Roman" w:hAnsi="Times New Roman" w:cs="Times New Roman"/>
        </w:rPr>
        <w:t>and add to</w:t>
      </w:r>
      <w:r w:rsidR="00586D8A">
        <w:rPr>
          <w:rFonts w:ascii="Times New Roman" w:hAnsi="Times New Roman" w:cs="Times New Roman"/>
        </w:rPr>
        <w:t xml:space="preserve"> ROS (this would allow us to combine information about income, mortgage, etc…).  This would allow us to control for income.  Is there some way to get it scanned and digitized?</w:t>
      </w:r>
    </w:p>
    <w:p w14:paraId="21C074DF" w14:textId="77777777" w:rsidR="00287143" w:rsidRDefault="00287143" w:rsidP="00BB6E1F">
      <w:pPr>
        <w:spacing w:line="480" w:lineRule="auto"/>
        <w:rPr>
          <w:rFonts w:ascii="Times New Roman" w:hAnsi="Times New Roman" w:cs="Times New Roman"/>
        </w:rPr>
      </w:pPr>
    </w:p>
    <w:p w14:paraId="0C5C4939" w14:textId="4B71C5F4" w:rsidR="00755583" w:rsidRDefault="00755583" w:rsidP="00BB6E1F">
      <w:pPr>
        <w:spacing w:line="480" w:lineRule="auto"/>
        <w:rPr>
          <w:rFonts w:ascii="Times New Roman" w:hAnsi="Times New Roman" w:cs="Times New Roman"/>
        </w:rPr>
      </w:pPr>
      <w:r>
        <w:rPr>
          <w:rFonts w:ascii="Times New Roman" w:hAnsi="Times New Roman" w:cs="Times New Roman"/>
        </w:rPr>
        <w:t>Can we buy more recent ROS data?  We can match the RMS data on the house that got bought and that would give us some individual attributes.</w:t>
      </w:r>
    </w:p>
    <w:p w14:paraId="6F505D9C" w14:textId="77777777" w:rsidR="00287143" w:rsidRDefault="00287143" w:rsidP="00BB6E1F">
      <w:pPr>
        <w:spacing w:line="480" w:lineRule="auto"/>
        <w:rPr>
          <w:rFonts w:ascii="Times New Roman" w:hAnsi="Times New Roman" w:cs="Times New Roman"/>
        </w:rPr>
      </w:pPr>
    </w:p>
    <w:p w14:paraId="6F654190" w14:textId="044A1C35" w:rsidR="000E3C4C" w:rsidRDefault="005D78E3" w:rsidP="00BB6E1F">
      <w:pPr>
        <w:spacing w:line="480" w:lineRule="auto"/>
        <w:rPr>
          <w:rFonts w:ascii="Times New Roman" w:hAnsi="Times New Roman" w:cs="Times New Roman"/>
        </w:rPr>
      </w:pPr>
      <w:r>
        <w:rPr>
          <w:rFonts w:ascii="Times New Roman" w:hAnsi="Times New Roman" w:cs="Times New Roman"/>
        </w:rPr>
        <w:t xml:space="preserve">GSPC (Glasgow data) – This would provide us with access to </w:t>
      </w:r>
      <w:r w:rsidR="000E3C4C">
        <w:rPr>
          <w:rFonts w:ascii="Times New Roman" w:hAnsi="Times New Roman" w:cs="Times New Roman"/>
        </w:rPr>
        <w:t>rich</w:t>
      </w:r>
      <w:r>
        <w:rPr>
          <w:rFonts w:ascii="Times New Roman" w:hAnsi="Times New Roman" w:cs="Times New Roman"/>
        </w:rPr>
        <w:t xml:space="preserve"> data on</w:t>
      </w:r>
      <w:r w:rsidR="000E3C4C">
        <w:rPr>
          <w:rFonts w:ascii="Times New Roman" w:hAnsi="Times New Roman" w:cs="Times New Roman"/>
        </w:rPr>
        <w:t xml:space="preserve"> property attributes.  We’d only be looking at people moving into Glasgow.  Agent ID’s?  That </w:t>
      </w:r>
      <w:r w:rsidR="000E3C4C">
        <w:rPr>
          <w:rFonts w:ascii="Times New Roman" w:hAnsi="Times New Roman" w:cs="Times New Roman"/>
        </w:rPr>
        <w:lastRenderedPageBreak/>
        <w:t xml:space="preserve">would let us look for </w:t>
      </w:r>
      <w:r>
        <w:rPr>
          <w:rFonts w:ascii="Times New Roman" w:hAnsi="Times New Roman" w:cs="Times New Roman"/>
        </w:rPr>
        <w:t>agents who specialize in out-of-town</w:t>
      </w:r>
      <w:r w:rsidR="000E3C4C">
        <w:rPr>
          <w:rFonts w:ascii="Times New Roman" w:hAnsi="Times New Roman" w:cs="Times New Roman"/>
        </w:rPr>
        <w:t xml:space="preserve"> buyers.  We could see if people coming from outside bargain differently.  Use neighborhood fixed effects and look to see if locals make better decisions in sorting within the neighborhood.</w:t>
      </w:r>
    </w:p>
    <w:p w14:paraId="6FAC444A" w14:textId="77777777" w:rsidR="00586D8A" w:rsidRPr="00586D8A" w:rsidRDefault="00586D8A" w:rsidP="00BB6E1F">
      <w:pPr>
        <w:spacing w:line="480" w:lineRule="auto"/>
        <w:rPr>
          <w:rFonts w:ascii="Times New Roman" w:hAnsi="Times New Roman" w:cs="Times New Roman"/>
        </w:rPr>
      </w:pPr>
    </w:p>
    <w:p w14:paraId="3639C84E" w14:textId="77777777" w:rsidR="00586D8A" w:rsidRDefault="00586D8A" w:rsidP="00BB6E1F">
      <w:pPr>
        <w:spacing w:line="480" w:lineRule="auto"/>
        <w:rPr>
          <w:rFonts w:ascii="Times New Roman" w:hAnsi="Times New Roman" w:cs="Times New Roman"/>
        </w:rPr>
      </w:pPr>
    </w:p>
    <w:p w14:paraId="2CB32B7A" w14:textId="77777777" w:rsidR="00202EA4" w:rsidRDefault="00202EA4" w:rsidP="00BB6E1F">
      <w:pPr>
        <w:spacing w:line="480" w:lineRule="auto"/>
        <w:rPr>
          <w:rFonts w:ascii="Times New Roman" w:hAnsi="Times New Roman" w:cs="Times New Roman"/>
        </w:rPr>
      </w:pPr>
    </w:p>
    <w:p w14:paraId="2A28C08C" w14:textId="5CCF1C88" w:rsidR="005D78E3" w:rsidRDefault="005D78E3" w:rsidP="00BB6E1F">
      <w:pPr>
        <w:spacing w:line="480" w:lineRule="auto"/>
        <w:rPr>
          <w:rFonts w:ascii="Times New Roman" w:hAnsi="Times New Roman" w:cs="Times New Roman"/>
        </w:rPr>
      </w:pPr>
      <w:r>
        <w:rPr>
          <w:rFonts w:ascii="Times New Roman" w:hAnsi="Times New Roman" w:cs="Times New Roman"/>
        </w:rPr>
        <w:t>(</w:t>
      </w:r>
      <w:r w:rsidRPr="008C3D8F">
        <w:rPr>
          <w:rFonts w:ascii="Times New Roman" w:hAnsi="Times New Roman" w:cs="Times New Roman"/>
          <w:i/>
        </w:rPr>
        <w:t>11</w:t>
      </w:r>
      <w:r w:rsidR="00AB1911" w:rsidRPr="008C3D8F">
        <w:rPr>
          <w:rFonts w:ascii="Times New Roman" w:hAnsi="Times New Roman" w:cs="Times New Roman"/>
          <w:i/>
        </w:rPr>
        <w:t xml:space="preserve">)  </w:t>
      </w:r>
      <w:commentRangeStart w:id="70"/>
      <w:r w:rsidRPr="008C3D8F">
        <w:rPr>
          <w:rFonts w:ascii="Times New Roman" w:hAnsi="Times New Roman" w:cs="Times New Roman"/>
          <w:i/>
        </w:rPr>
        <w:t>Transaction</w:t>
      </w:r>
      <w:commentRangeEnd w:id="70"/>
      <w:r w:rsidR="00525D9B" w:rsidRPr="008C3D8F">
        <w:rPr>
          <w:rStyle w:val="CommentReference"/>
          <w:i/>
        </w:rPr>
        <w:commentReference w:id="70"/>
      </w:r>
      <w:r w:rsidRPr="008C3D8F">
        <w:rPr>
          <w:rFonts w:ascii="Times New Roman" w:hAnsi="Times New Roman" w:cs="Times New Roman"/>
          <w:i/>
        </w:rPr>
        <w:t xml:space="preserve"> Date Bias</w:t>
      </w:r>
      <w:bookmarkStart w:id="71" w:name="_GoBack"/>
      <w:bookmarkEnd w:id="71"/>
    </w:p>
    <w:p w14:paraId="08437386" w14:textId="3007C7CE" w:rsidR="00AB1911" w:rsidRDefault="00AB1911" w:rsidP="009537A5">
      <w:pPr>
        <w:spacing w:line="480" w:lineRule="auto"/>
        <w:ind w:firstLine="720"/>
        <w:rPr>
          <w:rFonts w:ascii="Times New Roman" w:hAnsi="Times New Roman" w:cs="Times New Roman"/>
        </w:rPr>
      </w:pPr>
      <w:r w:rsidRPr="00AB1911">
        <w:rPr>
          <w:rFonts w:ascii="Times New Roman" w:hAnsi="Times New Roman" w:cs="Times New Roman"/>
        </w:rPr>
        <w:t xml:space="preserve">Use </w:t>
      </w:r>
      <w:proofErr w:type="spellStart"/>
      <w:r w:rsidRPr="00AB1911">
        <w:rPr>
          <w:rFonts w:ascii="Times New Roman" w:hAnsi="Times New Roman" w:cs="Times New Roman"/>
        </w:rPr>
        <w:t>Zoop</w:t>
      </w:r>
      <w:r w:rsidR="005D78E3">
        <w:rPr>
          <w:rFonts w:ascii="Times New Roman" w:hAnsi="Times New Roman" w:cs="Times New Roman"/>
        </w:rPr>
        <w:t>la</w:t>
      </w:r>
      <w:proofErr w:type="spellEnd"/>
      <w:r w:rsidR="005D78E3">
        <w:rPr>
          <w:rFonts w:ascii="Times New Roman" w:hAnsi="Times New Roman" w:cs="Times New Roman"/>
        </w:rPr>
        <w:t xml:space="preserve"> to determine if there is</w:t>
      </w:r>
      <w:r w:rsidRPr="00AB1911">
        <w:rPr>
          <w:rFonts w:ascii="Times New Roman" w:hAnsi="Times New Roman" w:cs="Times New Roman"/>
        </w:rPr>
        <w:t xml:space="preserve"> </w:t>
      </w:r>
      <w:ins w:id="72" w:author="S-CH Heblich" w:date="2014-01-30T12:42:00Z">
        <w:r w:rsidR="001A6D36">
          <w:rPr>
            <w:rFonts w:ascii="Times New Roman" w:hAnsi="Times New Roman" w:cs="Times New Roman"/>
          </w:rPr>
          <w:t xml:space="preserve">a </w:t>
        </w:r>
      </w:ins>
      <w:r w:rsidRPr="00AB1911">
        <w:rPr>
          <w:rFonts w:ascii="Times New Roman" w:hAnsi="Times New Roman" w:cs="Times New Roman"/>
        </w:rPr>
        <w:t xml:space="preserve">bias from using the date when the transaction is completed instead of </w:t>
      </w:r>
      <w:r w:rsidR="005D78E3">
        <w:rPr>
          <w:rFonts w:ascii="Times New Roman" w:hAnsi="Times New Roman" w:cs="Times New Roman"/>
        </w:rPr>
        <w:t>when it is</w:t>
      </w:r>
      <w:r w:rsidRPr="00AB1911">
        <w:rPr>
          <w:rFonts w:ascii="Times New Roman" w:hAnsi="Times New Roman" w:cs="Times New Roman"/>
        </w:rPr>
        <w:t xml:space="preserve"> negotiated </w:t>
      </w:r>
      <w:r w:rsidR="005D78E3">
        <w:rPr>
          <w:rFonts w:ascii="Times New Roman" w:hAnsi="Times New Roman" w:cs="Times New Roman"/>
        </w:rPr>
        <w:t>in hedonic analysis</w:t>
      </w:r>
      <w:r w:rsidRPr="00AB1911">
        <w:rPr>
          <w:rFonts w:ascii="Times New Roman" w:hAnsi="Times New Roman" w:cs="Times New Roman"/>
        </w:rPr>
        <w:t>.</w:t>
      </w:r>
    </w:p>
    <w:p w14:paraId="1EB38AE3" w14:textId="77777777" w:rsidR="00AB1911" w:rsidRDefault="00AB1911" w:rsidP="00BB6E1F">
      <w:pPr>
        <w:spacing w:line="480" w:lineRule="auto"/>
        <w:rPr>
          <w:rFonts w:ascii="Times New Roman" w:hAnsi="Times New Roman" w:cs="Times New Roman"/>
        </w:rPr>
      </w:pPr>
    </w:p>
    <w:p w14:paraId="4115D98C" w14:textId="77777777" w:rsidR="00287143" w:rsidRDefault="00287143" w:rsidP="004E2427">
      <w:pPr>
        <w:spacing w:line="480" w:lineRule="auto"/>
        <w:rPr>
          <w:rFonts w:ascii="Times New Roman" w:hAnsi="Times New Roman" w:cs="Times New Roman"/>
        </w:rPr>
      </w:pPr>
    </w:p>
    <w:p w14:paraId="0904AEB5" w14:textId="77777777" w:rsidR="009537A5" w:rsidRDefault="009537A5" w:rsidP="004E2427">
      <w:pPr>
        <w:spacing w:line="480" w:lineRule="auto"/>
        <w:rPr>
          <w:rFonts w:ascii="Times New Roman" w:hAnsi="Times New Roman" w:cs="Times New Roman"/>
        </w:rPr>
      </w:pPr>
    </w:p>
    <w:p w14:paraId="13AEFE38" w14:textId="77777777" w:rsidR="009537A5" w:rsidRDefault="009537A5" w:rsidP="004E2427">
      <w:pPr>
        <w:spacing w:line="480" w:lineRule="auto"/>
        <w:rPr>
          <w:rFonts w:ascii="Times New Roman" w:hAnsi="Times New Roman" w:cs="Times New Roman"/>
        </w:rPr>
      </w:pPr>
    </w:p>
    <w:p w14:paraId="3B5B611E" w14:textId="77777777" w:rsidR="009537A5" w:rsidRDefault="009537A5" w:rsidP="004E2427">
      <w:pPr>
        <w:spacing w:line="480" w:lineRule="auto"/>
        <w:rPr>
          <w:rFonts w:ascii="Times New Roman" w:hAnsi="Times New Roman" w:cs="Times New Roman"/>
        </w:rPr>
      </w:pPr>
    </w:p>
    <w:p w14:paraId="3BA98D45" w14:textId="77777777" w:rsidR="009537A5" w:rsidRDefault="009537A5" w:rsidP="004E2427">
      <w:pPr>
        <w:spacing w:line="480" w:lineRule="auto"/>
        <w:rPr>
          <w:rFonts w:ascii="Times New Roman" w:hAnsi="Times New Roman" w:cs="Times New Roman"/>
        </w:rPr>
      </w:pPr>
    </w:p>
    <w:p w14:paraId="729D73F1" w14:textId="77777777" w:rsidR="009537A5" w:rsidRDefault="009537A5" w:rsidP="004E2427">
      <w:pPr>
        <w:spacing w:line="480" w:lineRule="auto"/>
        <w:rPr>
          <w:rFonts w:ascii="Times New Roman" w:hAnsi="Times New Roman" w:cs="Times New Roman"/>
        </w:rPr>
      </w:pPr>
    </w:p>
    <w:p w14:paraId="1D75E9A0" w14:textId="77777777" w:rsidR="009537A5" w:rsidRDefault="009537A5" w:rsidP="004E2427">
      <w:pPr>
        <w:spacing w:line="480" w:lineRule="auto"/>
        <w:rPr>
          <w:rFonts w:ascii="Times New Roman" w:hAnsi="Times New Roman" w:cs="Times New Roman"/>
        </w:rPr>
      </w:pPr>
    </w:p>
    <w:p w14:paraId="4F906961" w14:textId="77777777" w:rsidR="009537A5" w:rsidRDefault="009537A5" w:rsidP="004E2427">
      <w:pPr>
        <w:spacing w:line="480" w:lineRule="auto"/>
        <w:rPr>
          <w:rFonts w:ascii="Times New Roman" w:hAnsi="Times New Roman" w:cs="Times New Roman"/>
        </w:rPr>
      </w:pPr>
    </w:p>
    <w:p w14:paraId="589DEA74" w14:textId="77777777" w:rsidR="008C3D8F" w:rsidRDefault="008C3D8F" w:rsidP="004E2427">
      <w:pPr>
        <w:spacing w:line="480" w:lineRule="auto"/>
        <w:rPr>
          <w:rFonts w:ascii="Times New Roman" w:hAnsi="Times New Roman" w:cs="Times New Roman"/>
        </w:rPr>
      </w:pPr>
    </w:p>
    <w:p w14:paraId="3D385270" w14:textId="77777777" w:rsidR="008C3D8F" w:rsidRDefault="008C3D8F" w:rsidP="004E2427">
      <w:pPr>
        <w:spacing w:line="480" w:lineRule="auto"/>
        <w:rPr>
          <w:rFonts w:ascii="Times New Roman" w:hAnsi="Times New Roman" w:cs="Times New Roman"/>
        </w:rPr>
      </w:pPr>
    </w:p>
    <w:p w14:paraId="34BF548D" w14:textId="77777777" w:rsidR="008C3D8F" w:rsidRDefault="008C3D8F" w:rsidP="004E2427">
      <w:pPr>
        <w:spacing w:line="480" w:lineRule="auto"/>
        <w:rPr>
          <w:rFonts w:ascii="Times New Roman" w:hAnsi="Times New Roman" w:cs="Times New Roman"/>
        </w:rPr>
      </w:pPr>
    </w:p>
    <w:p w14:paraId="2B1B721A" w14:textId="77777777" w:rsidR="008C3D8F" w:rsidRDefault="008C3D8F" w:rsidP="004E2427">
      <w:pPr>
        <w:spacing w:line="480" w:lineRule="auto"/>
        <w:rPr>
          <w:rFonts w:ascii="Times New Roman" w:hAnsi="Times New Roman" w:cs="Times New Roman"/>
        </w:rPr>
      </w:pPr>
    </w:p>
    <w:p w14:paraId="7227884D" w14:textId="77777777" w:rsidR="009537A5" w:rsidRDefault="009537A5" w:rsidP="004E2427">
      <w:pPr>
        <w:spacing w:line="480" w:lineRule="auto"/>
        <w:rPr>
          <w:rFonts w:ascii="Times New Roman" w:hAnsi="Times New Roman" w:cs="Times New Roman"/>
        </w:rPr>
      </w:pPr>
    </w:p>
    <w:p w14:paraId="107A2540" w14:textId="7AFF6E85" w:rsidR="001A41A0" w:rsidRPr="00C623BC" w:rsidRDefault="001A41A0" w:rsidP="00F3069A">
      <w:pPr>
        <w:spacing w:after="240"/>
        <w:rPr>
          <w:rFonts w:ascii="Times New Roman" w:hAnsi="Times New Roman" w:cs="Times New Roman"/>
          <w:smallCaps/>
        </w:rPr>
      </w:pPr>
      <w:r w:rsidRPr="00C623BC">
        <w:rPr>
          <w:rFonts w:ascii="Times New Roman" w:hAnsi="Times New Roman" w:cs="Times New Roman"/>
          <w:smallCaps/>
        </w:rPr>
        <w:lastRenderedPageBreak/>
        <w:t>References</w:t>
      </w:r>
    </w:p>
    <w:p w14:paraId="101538F5" w14:textId="0A99E7B9" w:rsidR="001A41A0" w:rsidRPr="00C623BC" w:rsidRDefault="001A41A0" w:rsidP="009537A5">
      <w:pPr>
        <w:spacing w:after="240"/>
        <w:rPr>
          <w:rFonts w:ascii="Times New Roman" w:eastAsia="Times New Roman" w:hAnsi="Times New Roman" w:cs="Times New Roman"/>
          <w:color w:val="8C73D0"/>
        </w:rPr>
      </w:pPr>
      <w:proofErr w:type="spellStart"/>
      <w:r w:rsidRPr="00C623BC">
        <w:rPr>
          <w:rFonts w:ascii="Times New Roman" w:hAnsi="Times New Roman" w:cs="Times New Roman"/>
          <w:color w:val="000000" w:themeColor="text1"/>
          <w:kern w:val="24"/>
        </w:rPr>
        <w:t>Bajari</w:t>
      </w:r>
      <w:proofErr w:type="spellEnd"/>
      <w:r w:rsidR="00E94E04">
        <w:rPr>
          <w:rFonts w:ascii="Times New Roman" w:hAnsi="Times New Roman" w:cs="Times New Roman"/>
          <w:color w:val="000000" w:themeColor="text1"/>
          <w:kern w:val="24"/>
        </w:rPr>
        <w:t>, Patrick</w:t>
      </w:r>
      <w:r w:rsidRPr="00C623BC">
        <w:rPr>
          <w:rFonts w:ascii="Times New Roman" w:hAnsi="Times New Roman" w:cs="Times New Roman"/>
          <w:color w:val="000000" w:themeColor="text1"/>
          <w:kern w:val="24"/>
        </w:rPr>
        <w:t xml:space="preserve"> and </w:t>
      </w:r>
      <w:r w:rsidR="00E94E04">
        <w:rPr>
          <w:rFonts w:ascii="Times New Roman" w:hAnsi="Times New Roman" w:cs="Times New Roman"/>
          <w:color w:val="000000" w:themeColor="text1"/>
          <w:kern w:val="24"/>
        </w:rPr>
        <w:t xml:space="preserve">Lanier </w:t>
      </w:r>
      <w:proofErr w:type="spellStart"/>
      <w:r w:rsidR="00E94E04">
        <w:rPr>
          <w:rFonts w:ascii="Times New Roman" w:hAnsi="Times New Roman" w:cs="Times New Roman"/>
          <w:color w:val="000000" w:themeColor="text1"/>
          <w:kern w:val="24"/>
        </w:rPr>
        <w:t>Benkard</w:t>
      </w:r>
      <w:proofErr w:type="spellEnd"/>
      <w:r w:rsidR="00E94E04">
        <w:rPr>
          <w:rFonts w:ascii="Times New Roman" w:hAnsi="Times New Roman" w:cs="Times New Roman"/>
          <w:color w:val="000000" w:themeColor="text1"/>
          <w:kern w:val="24"/>
        </w:rPr>
        <w:t>. 2005</w:t>
      </w:r>
      <w:r w:rsidRPr="00C623BC">
        <w:rPr>
          <w:rFonts w:ascii="Times New Roman" w:hAnsi="Times New Roman" w:cs="Times New Roman"/>
          <w:color w:val="000000" w:themeColor="text1"/>
          <w:kern w:val="24"/>
        </w:rPr>
        <w:t xml:space="preserve">.  “Demand Estimation With Heterogeneous Consumers and Unobserved Product Characteristics: A Hedonic Approach.”  </w:t>
      </w:r>
      <w:r w:rsidRPr="00C623BC">
        <w:rPr>
          <w:rFonts w:ascii="Times New Roman" w:hAnsi="Times New Roman" w:cs="Times New Roman"/>
          <w:i/>
          <w:iCs/>
          <w:color w:val="000000" w:themeColor="text1"/>
          <w:kern w:val="24"/>
        </w:rPr>
        <w:t>Journal of Political Economy</w:t>
      </w:r>
      <w:r w:rsidRPr="00C623BC">
        <w:rPr>
          <w:rFonts w:ascii="Times New Roman" w:hAnsi="Times New Roman" w:cs="Times New Roman"/>
          <w:color w:val="000000" w:themeColor="text1"/>
          <w:kern w:val="24"/>
        </w:rPr>
        <w:t xml:space="preserve"> 113(6):1239-1276.</w:t>
      </w:r>
    </w:p>
    <w:p w14:paraId="205216AC" w14:textId="7D1C04EF" w:rsidR="001A41A0" w:rsidRPr="00C623BC" w:rsidRDefault="001A41A0" w:rsidP="009537A5">
      <w:pPr>
        <w:spacing w:after="240"/>
        <w:rPr>
          <w:rFonts w:ascii="Times New Roman" w:hAnsi="Times New Roman" w:cs="Times New Roman"/>
          <w:color w:val="000000" w:themeColor="text1"/>
          <w:kern w:val="24"/>
        </w:rPr>
      </w:pPr>
      <w:proofErr w:type="spellStart"/>
      <w:r w:rsidRPr="00C623BC">
        <w:rPr>
          <w:rFonts w:ascii="Times New Roman" w:hAnsi="Times New Roman" w:cs="Times New Roman"/>
          <w:color w:val="000000" w:themeColor="text1"/>
          <w:kern w:val="24"/>
        </w:rPr>
        <w:t>Bajari</w:t>
      </w:r>
      <w:proofErr w:type="spellEnd"/>
      <w:r w:rsidR="00E94E04">
        <w:rPr>
          <w:rFonts w:ascii="Times New Roman" w:hAnsi="Times New Roman" w:cs="Times New Roman"/>
          <w:color w:val="000000" w:themeColor="text1"/>
          <w:kern w:val="24"/>
        </w:rPr>
        <w:t>, Patrick</w:t>
      </w:r>
      <w:r w:rsidRPr="00C623BC">
        <w:rPr>
          <w:rFonts w:ascii="Times New Roman" w:hAnsi="Times New Roman" w:cs="Times New Roman"/>
          <w:color w:val="000000" w:themeColor="text1"/>
          <w:kern w:val="24"/>
        </w:rPr>
        <w:t xml:space="preserve"> and </w:t>
      </w:r>
      <w:r w:rsidR="00E94E04">
        <w:rPr>
          <w:rFonts w:ascii="Times New Roman" w:hAnsi="Times New Roman" w:cs="Times New Roman"/>
          <w:color w:val="000000" w:themeColor="text1"/>
          <w:kern w:val="24"/>
        </w:rPr>
        <w:t xml:space="preserve">Matthew </w:t>
      </w:r>
      <w:r w:rsidRPr="00C623BC">
        <w:rPr>
          <w:rFonts w:ascii="Times New Roman" w:hAnsi="Times New Roman" w:cs="Times New Roman"/>
          <w:color w:val="000000" w:themeColor="text1"/>
          <w:kern w:val="24"/>
        </w:rPr>
        <w:t>Kahn</w:t>
      </w:r>
      <w:r w:rsidR="00E94E04">
        <w:rPr>
          <w:rFonts w:ascii="Times New Roman" w:hAnsi="Times New Roman" w:cs="Times New Roman"/>
          <w:color w:val="000000" w:themeColor="text1"/>
          <w:kern w:val="24"/>
        </w:rPr>
        <w:t>. 2005</w:t>
      </w:r>
      <w:r w:rsidRPr="00C623BC">
        <w:rPr>
          <w:rFonts w:ascii="Times New Roman" w:hAnsi="Times New Roman" w:cs="Times New Roman"/>
          <w:color w:val="000000" w:themeColor="text1"/>
          <w:kern w:val="24"/>
        </w:rPr>
        <w:t xml:space="preserve">.  “Estimating Housing Demand With an Application to Explaining Racial Segregation in Cities.”  </w:t>
      </w:r>
      <w:r w:rsidRPr="00C623BC">
        <w:rPr>
          <w:rFonts w:ascii="Times New Roman" w:hAnsi="Times New Roman" w:cs="Times New Roman"/>
          <w:i/>
          <w:iCs/>
          <w:color w:val="000000" w:themeColor="text1"/>
          <w:kern w:val="24"/>
        </w:rPr>
        <w:t>Journal of Business &amp; Economic Statistics</w:t>
      </w:r>
      <w:r w:rsidRPr="00C623BC">
        <w:rPr>
          <w:rFonts w:ascii="Times New Roman" w:hAnsi="Times New Roman" w:cs="Times New Roman"/>
          <w:color w:val="000000" w:themeColor="text1"/>
          <w:kern w:val="24"/>
        </w:rPr>
        <w:t xml:space="preserve"> 23(1):20-33.</w:t>
      </w:r>
    </w:p>
    <w:p w14:paraId="27AE1BEF" w14:textId="77777777" w:rsidR="00801592" w:rsidRPr="00C623BC" w:rsidRDefault="00801592" w:rsidP="00801592">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Bartik</w:t>
      </w:r>
      <w:proofErr w:type="spellEnd"/>
      <w:r w:rsidRPr="00C623BC">
        <w:rPr>
          <w:rFonts w:ascii="Times New Roman" w:hAnsi="Times New Roman" w:cs="Times New Roman"/>
        </w:rPr>
        <w:t xml:space="preserve">, Timothy J. 1987. “The Estimation of Demand Parameters in Hedonic Price Models.” </w:t>
      </w:r>
      <w:r w:rsidRPr="00C623BC">
        <w:rPr>
          <w:rFonts w:ascii="Times New Roman" w:hAnsi="Times New Roman" w:cs="Times New Roman"/>
          <w:i/>
          <w:iCs/>
        </w:rPr>
        <w:t xml:space="preserve">Journal of Political Economy </w:t>
      </w:r>
      <w:r w:rsidRPr="00C623BC">
        <w:rPr>
          <w:rFonts w:ascii="Times New Roman" w:hAnsi="Times New Roman" w:cs="Times New Roman"/>
        </w:rPr>
        <w:t>95 (1): 81–88.</w:t>
      </w:r>
    </w:p>
    <w:p w14:paraId="26874A14" w14:textId="77777777" w:rsidR="009A1848" w:rsidRPr="00C623BC" w:rsidRDefault="009A1848" w:rsidP="009A1848">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Bayer, Patrick, Fernando Ferreira, and Robert McMillan.</w:t>
      </w:r>
      <w:proofErr w:type="gramEnd"/>
      <w:r w:rsidRPr="00C623BC">
        <w:rPr>
          <w:rFonts w:ascii="Times New Roman" w:hAnsi="Times New Roman" w:cs="Times New Roman"/>
        </w:rPr>
        <w:t xml:space="preserve"> 2007. “A Unified Framework for Mea- </w:t>
      </w:r>
      <w:proofErr w:type="spellStart"/>
      <w:r w:rsidRPr="00C623BC">
        <w:rPr>
          <w:rFonts w:ascii="Times New Roman" w:hAnsi="Times New Roman" w:cs="Times New Roman"/>
        </w:rPr>
        <w:t>suring</w:t>
      </w:r>
      <w:proofErr w:type="spellEnd"/>
      <w:r w:rsidRPr="00C623BC">
        <w:rPr>
          <w:rFonts w:ascii="Times New Roman" w:hAnsi="Times New Roman" w:cs="Times New Roman"/>
        </w:rPr>
        <w:t xml:space="preserve"> Preferences for Schools and Neighbor- hoods.” </w:t>
      </w:r>
      <w:r w:rsidRPr="00C623BC">
        <w:rPr>
          <w:rFonts w:ascii="Times New Roman" w:hAnsi="Times New Roman" w:cs="Times New Roman"/>
          <w:i/>
          <w:iCs/>
        </w:rPr>
        <w:t xml:space="preserve">Journal of Political Economy </w:t>
      </w:r>
      <w:r w:rsidRPr="00C623BC">
        <w:rPr>
          <w:rFonts w:ascii="Times New Roman" w:hAnsi="Times New Roman" w:cs="Times New Roman"/>
        </w:rPr>
        <w:t>115 (4): 588–638.</w:t>
      </w:r>
    </w:p>
    <w:p w14:paraId="32034713" w14:textId="36F62FBF" w:rsidR="009A1848" w:rsidRPr="00E94E04" w:rsidRDefault="009A1848" w:rsidP="00E94E04">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 xml:space="preserve">Bayer, Patrick, Nathaniel </w:t>
      </w:r>
      <w:proofErr w:type="spellStart"/>
      <w:r w:rsidRPr="00C623BC">
        <w:rPr>
          <w:rFonts w:ascii="Times New Roman" w:hAnsi="Times New Roman" w:cs="Times New Roman"/>
        </w:rPr>
        <w:t>Keohane</w:t>
      </w:r>
      <w:proofErr w:type="spellEnd"/>
      <w:r w:rsidRPr="00C623BC">
        <w:rPr>
          <w:rFonts w:ascii="Times New Roman" w:hAnsi="Times New Roman" w:cs="Times New Roman"/>
        </w:rPr>
        <w:t>, and Christopher Timmins.</w:t>
      </w:r>
      <w:proofErr w:type="gramEnd"/>
      <w:r w:rsidRPr="00C623BC">
        <w:rPr>
          <w:rFonts w:ascii="Times New Roman" w:hAnsi="Times New Roman" w:cs="Times New Roman"/>
        </w:rPr>
        <w:t xml:space="preserve"> 2009. “Migration and Hedonic Valuation: The Case of Air Quality.” </w:t>
      </w:r>
      <w:r w:rsidRPr="00C623BC">
        <w:rPr>
          <w:rFonts w:ascii="Times New Roman" w:hAnsi="Times New Roman" w:cs="Times New Roman"/>
          <w:i/>
          <w:iCs/>
        </w:rPr>
        <w:t xml:space="preserve">Journal of Environmental Economics and Management </w:t>
      </w:r>
      <w:r w:rsidRPr="00C623BC">
        <w:rPr>
          <w:rFonts w:ascii="Times New Roman" w:hAnsi="Times New Roman" w:cs="Times New Roman"/>
        </w:rPr>
        <w:t>58 (1): 1–14.</w:t>
      </w:r>
    </w:p>
    <w:p w14:paraId="396341E0" w14:textId="6599DFA1" w:rsidR="009C4E29" w:rsidRDefault="00C623BC" w:rsidP="009537A5">
      <w:pPr>
        <w:spacing w:after="240"/>
        <w:rPr>
          <w:rFonts w:ascii="Times New Roman" w:hAnsi="Times New Roman" w:cs="Times New Roman"/>
          <w:color w:val="000000" w:themeColor="text1"/>
          <w:kern w:val="24"/>
        </w:rPr>
      </w:pPr>
      <w:proofErr w:type="gramStart"/>
      <w:r>
        <w:rPr>
          <w:rFonts w:ascii="Times New Roman" w:hAnsi="Times New Roman" w:cs="Times New Roman"/>
          <w:color w:val="000000" w:themeColor="text1"/>
          <w:kern w:val="24"/>
        </w:rPr>
        <w:t>Bayer,</w:t>
      </w:r>
      <w:r w:rsidR="00E94E04">
        <w:rPr>
          <w:rFonts w:ascii="Times New Roman" w:hAnsi="Times New Roman" w:cs="Times New Roman"/>
          <w:color w:val="000000" w:themeColor="text1"/>
          <w:kern w:val="24"/>
        </w:rPr>
        <w:t xml:space="preserve"> Patrick, Robert</w:t>
      </w:r>
      <w:r>
        <w:rPr>
          <w:rFonts w:ascii="Times New Roman" w:hAnsi="Times New Roman" w:cs="Times New Roman"/>
          <w:color w:val="000000" w:themeColor="text1"/>
          <w:kern w:val="24"/>
        </w:rPr>
        <w:t xml:space="preserve"> M</w:t>
      </w:r>
      <w:r w:rsidR="009C4E29" w:rsidRPr="00C623BC">
        <w:rPr>
          <w:rFonts w:ascii="Times New Roman" w:hAnsi="Times New Roman" w:cs="Times New Roman"/>
          <w:color w:val="000000" w:themeColor="text1"/>
          <w:kern w:val="24"/>
        </w:rPr>
        <w:t xml:space="preserve">cMillan, </w:t>
      </w:r>
      <w:r w:rsidR="00E94E04">
        <w:rPr>
          <w:rFonts w:ascii="Times New Roman" w:hAnsi="Times New Roman" w:cs="Times New Roman"/>
          <w:color w:val="000000" w:themeColor="text1"/>
          <w:kern w:val="24"/>
        </w:rPr>
        <w:t xml:space="preserve">Alvin </w:t>
      </w:r>
      <w:r w:rsidR="009C4E29" w:rsidRPr="00C623BC">
        <w:rPr>
          <w:rFonts w:ascii="Times New Roman" w:hAnsi="Times New Roman" w:cs="Times New Roman"/>
          <w:color w:val="000000" w:themeColor="text1"/>
          <w:kern w:val="24"/>
        </w:rPr>
        <w:t xml:space="preserve">Murphy and </w:t>
      </w:r>
      <w:r w:rsidR="00E94E04">
        <w:rPr>
          <w:rFonts w:ascii="Times New Roman" w:hAnsi="Times New Roman" w:cs="Times New Roman"/>
          <w:color w:val="000000" w:themeColor="text1"/>
          <w:kern w:val="24"/>
        </w:rPr>
        <w:t xml:space="preserve">Christopher </w:t>
      </w:r>
      <w:r w:rsidR="009C4E29" w:rsidRPr="00C623BC">
        <w:rPr>
          <w:rFonts w:ascii="Times New Roman" w:hAnsi="Times New Roman" w:cs="Times New Roman"/>
          <w:color w:val="000000" w:themeColor="text1"/>
          <w:kern w:val="24"/>
        </w:rPr>
        <w:t>Timmins</w:t>
      </w:r>
      <w:r w:rsidR="00E94E04">
        <w:rPr>
          <w:rFonts w:ascii="Times New Roman" w:hAnsi="Times New Roman" w:cs="Times New Roman"/>
          <w:color w:val="000000" w:themeColor="text1"/>
          <w:kern w:val="24"/>
        </w:rPr>
        <w:t>.</w:t>
      </w:r>
      <w:proofErr w:type="gramEnd"/>
      <w:r w:rsidR="00E94E04">
        <w:rPr>
          <w:rFonts w:ascii="Times New Roman" w:hAnsi="Times New Roman" w:cs="Times New Roman"/>
          <w:color w:val="000000" w:themeColor="text1"/>
          <w:kern w:val="24"/>
        </w:rPr>
        <w:t xml:space="preserve"> 2011</w:t>
      </w:r>
      <w:r w:rsidR="009C4E29" w:rsidRPr="00C623BC">
        <w:rPr>
          <w:rFonts w:ascii="Times New Roman" w:hAnsi="Times New Roman" w:cs="Times New Roman"/>
          <w:color w:val="000000" w:themeColor="text1"/>
          <w:kern w:val="24"/>
        </w:rPr>
        <w:t xml:space="preserve">. “A Dynamic Model of </w:t>
      </w:r>
      <w:proofErr w:type="spellStart"/>
      <w:r w:rsidR="009C4E29" w:rsidRPr="00C623BC">
        <w:rPr>
          <w:rFonts w:ascii="Times New Roman" w:hAnsi="Times New Roman" w:cs="Times New Roman"/>
          <w:color w:val="000000" w:themeColor="text1"/>
          <w:kern w:val="24"/>
        </w:rPr>
        <w:t>Depand</w:t>
      </w:r>
      <w:proofErr w:type="spellEnd"/>
      <w:r w:rsidR="009C4E29" w:rsidRPr="00C623BC">
        <w:rPr>
          <w:rFonts w:ascii="Times New Roman" w:hAnsi="Times New Roman" w:cs="Times New Roman"/>
          <w:color w:val="000000" w:themeColor="text1"/>
          <w:kern w:val="24"/>
        </w:rPr>
        <w:t xml:space="preserve"> for Houses and Neighborhoods.”  NBER Working Paper No. 17250.</w:t>
      </w:r>
    </w:p>
    <w:p w14:paraId="1E8BFFBD" w14:textId="374D97B6" w:rsidR="00C623BC" w:rsidRDefault="00C623BC" w:rsidP="00C623BC">
      <w:pPr>
        <w:widowControl w:val="0"/>
        <w:autoSpaceDE w:val="0"/>
        <w:autoSpaceDN w:val="0"/>
        <w:adjustRightInd w:val="0"/>
        <w:spacing w:after="240"/>
        <w:rPr>
          <w:rFonts w:ascii="Times" w:hAnsi="Times" w:cs="Times"/>
        </w:rPr>
      </w:pPr>
      <w:proofErr w:type="gramStart"/>
      <w:r>
        <w:rPr>
          <w:rFonts w:ascii="Times" w:hAnsi="Times" w:cs="Times"/>
        </w:rPr>
        <w:t xml:space="preserve">Bayer, Patrick, Stephen L. Ross, and Giorgio </w:t>
      </w:r>
      <w:proofErr w:type="spellStart"/>
      <w:r>
        <w:rPr>
          <w:rFonts w:ascii="Times" w:hAnsi="Times" w:cs="Times"/>
        </w:rPr>
        <w:t>Topa</w:t>
      </w:r>
      <w:proofErr w:type="spellEnd"/>
      <w:r>
        <w:rPr>
          <w:rFonts w:ascii="Times" w:hAnsi="Times" w:cs="Times"/>
        </w:rPr>
        <w:t>.</w:t>
      </w:r>
      <w:proofErr w:type="gramEnd"/>
      <w:r>
        <w:rPr>
          <w:rFonts w:ascii="Times" w:hAnsi="Times" w:cs="Times"/>
        </w:rPr>
        <w:t xml:space="preserve"> 2008. “Place of Work and Place of Residence: Informal Hiring</w:t>
      </w:r>
      <w:r w:rsidR="00E94E04">
        <w:rPr>
          <w:rFonts w:ascii="Times" w:hAnsi="Times" w:cs="Times"/>
        </w:rPr>
        <w:t xml:space="preserve"> Networks and Labor Market Out</w:t>
      </w:r>
      <w:r>
        <w:rPr>
          <w:rFonts w:ascii="Times" w:hAnsi="Times" w:cs="Times"/>
        </w:rPr>
        <w:t xml:space="preserve">comes.” </w:t>
      </w:r>
      <w:r>
        <w:rPr>
          <w:rFonts w:ascii="Times" w:hAnsi="Times" w:cs="Times"/>
          <w:i/>
          <w:iCs/>
        </w:rPr>
        <w:t xml:space="preserve">Journal of Political Economy </w:t>
      </w:r>
      <w:r>
        <w:rPr>
          <w:rFonts w:ascii="Times" w:hAnsi="Times" w:cs="Times"/>
        </w:rPr>
        <w:t>116 (6): 1150–96.</w:t>
      </w:r>
    </w:p>
    <w:p w14:paraId="0739412E" w14:textId="232651A6" w:rsidR="009A1848" w:rsidRPr="00C623BC" w:rsidRDefault="009A1848" w:rsidP="009A1848">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Bergstrom, Theodore C., and Robert P. Goodman.</w:t>
      </w:r>
      <w:proofErr w:type="gramEnd"/>
      <w:r w:rsidRPr="00C623BC">
        <w:rPr>
          <w:rFonts w:ascii="Times New Roman" w:hAnsi="Times New Roman" w:cs="Times New Roman"/>
        </w:rPr>
        <w:t xml:space="preserve">  1973. “Private Demands for Public Goods.” </w:t>
      </w:r>
      <w:r w:rsidRPr="00C623BC">
        <w:rPr>
          <w:rFonts w:ascii="Times New Roman" w:hAnsi="Times New Roman" w:cs="Times New Roman"/>
          <w:i/>
          <w:iCs/>
        </w:rPr>
        <w:t xml:space="preserve">American Economic Review </w:t>
      </w:r>
      <w:r w:rsidRPr="00C623BC">
        <w:rPr>
          <w:rFonts w:ascii="Times New Roman" w:hAnsi="Times New Roman" w:cs="Times New Roman"/>
        </w:rPr>
        <w:t>63 (3): 280–96.</w:t>
      </w:r>
    </w:p>
    <w:p w14:paraId="1DADDCFB" w14:textId="77777777" w:rsidR="009A1848" w:rsidRPr="005D193E" w:rsidRDefault="009A1848" w:rsidP="009A1848">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Bayer, Patrick, and Christopher Timmins.</w:t>
      </w:r>
      <w:proofErr w:type="gramEnd"/>
      <w:r w:rsidRPr="00C623BC">
        <w:rPr>
          <w:rFonts w:ascii="Times New Roman" w:hAnsi="Times New Roman" w:cs="Times New Roman"/>
        </w:rPr>
        <w:t xml:space="preserve"> 2007. “Estimating Equilibrium Models of </w:t>
      </w:r>
      <w:r w:rsidRPr="005D193E">
        <w:rPr>
          <w:rFonts w:ascii="Times New Roman" w:hAnsi="Times New Roman" w:cs="Times New Roman"/>
        </w:rPr>
        <w:t xml:space="preserve">Sorting across Locations.” </w:t>
      </w:r>
      <w:r w:rsidRPr="005D193E">
        <w:rPr>
          <w:rFonts w:ascii="Times New Roman" w:hAnsi="Times New Roman" w:cs="Times New Roman"/>
          <w:i/>
          <w:iCs/>
        </w:rPr>
        <w:t xml:space="preserve">Economic Journal </w:t>
      </w:r>
      <w:r w:rsidRPr="005D193E">
        <w:rPr>
          <w:rFonts w:ascii="Times New Roman" w:hAnsi="Times New Roman" w:cs="Times New Roman"/>
        </w:rPr>
        <w:t>117 (518): 353–74.</w:t>
      </w:r>
    </w:p>
    <w:p w14:paraId="0266C41E" w14:textId="0C582EC9" w:rsidR="00B2248F" w:rsidRPr="005D193E" w:rsidRDefault="00B2248F" w:rsidP="00B2248F">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rPr>
        <w:t>Berry, S</w:t>
      </w:r>
      <w:r w:rsidR="005D193E" w:rsidRPr="005D193E">
        <w:rPr>
          <w:rFonts w:ascii="Times New Roman" w:hAnsi="Times New Roman" w:cs="Times New Roman"/>
        </w:rPr>
        <w:t>teven. 1994</w:t>
      </w:r>
      <w:r w:rsidRPr="005D193E">
        <w:rPr>
          <w:rFonts w:ascii="Times New Roman" w:hAnsi="Times New Roman" w:cs="Times New Roman"/>
        </w:rPr>
        <w:t xml:space="preserve">. “Estimating Discrete-Choice Models of Product Differentiation.” </w:t>
      </w:r>
      <w:r w:rsidR="005D193E" w:rsidRPr="005D193E">
        <w:rPr>
          <w:rFonts w:ascii="Times New Roman" w:hAnsi="Times New Roman" w:cs="Times New Roman"/>
          <w:i/>
          <w:iCs/>
        </w:rPr>
        <w:t>RAND Journal of Economics</w:t>
      </w:r>
      <w:r w:rsidRPr="005D193E">
        <w:rPr>
          <w:rFonts w:ascii="Times New Roman" w:hAnsi="Times New Roman" w:cs="Times New Roman"/>
          <w:i/>
          <w:iCs/>
        </w:rPr>
        <w:t xml:space="preserve"> </w:t>
      </w:r>
      <w:r w:rsidRPr="005D193E">
        <w:rPr>
          <w:rFonts w:ascii="Times New Roman" w:hAnsi="Times New Roman" w:cs="Times New Roman"/>
        </w:rPr>
        <w:t>25(2):242-262.</w:t>
      </w:r>
    </w:p>
    <w:p w14:paraId="1A6A5CC1" w14:textId="49C5862F" w:rsidR="00801592" w:rsidRPr="00C623BC" w:rsidRDefault="00801592" w:rsidP="00801592">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Berry, Steven, James </w:t>
      </w:r>
      <w:proofErr w:type="spellStart"/>
      <w:r w:rsidRPr="00C623BC">
        <w:rPr>
          <w:rFonts w:ascii="Times New Roman" w:hAnsi="Times New Roman" w:cs="Times New Roman"/>
        </w:rPr>
        <w:t>Levinsohn</w:t>
      </w:r>
      <w:proofErr w:type="spellEnd"/>
      <w:r w:rsidRPr="00C623BC">
        <w:rPr>
          <w:rFonts w:ascii="Times New Roman" w:hAnsi="Times New Roman" w:cs="Times New Roman"/>
        </w:rPr>
        <w:t xml:space="preserve">, and Ariel </w:t>
      </w:r>
      <w:proofErr w:type="spellStart"/>
      <w:r w:rsidRPr="00C623BC">
        <w:rPr>
          <w:rFonts w:ascii="Times New Roman" w:hAnsi="Times New Roman" w:cs="Times New Roman"/>
        </w:rPr>
        <w:t>Pakes</w:t>
      </w:r>
      <w:proofErr w:type="spellEnd"/>
      <w:r w:rsidRPr="00C623BC">
        <w:rPr>
          <w:rFonts w:ascii="Times New Roman" w:hAnsi="Times New Roman" w:cs="Times New Roman"/>
        </w:rPr>
        <w:t xml:space="preserve">. 1995. “Automobile Prices in Market Equilibrium.” </w:t>
      </w:r>
      <w:proofErr w:type="spellStart"/>
      <w:r w:rsidR="00E94E04">
        <w:rPr>
          <w:rFonts w:ascii="Times New Roman" w:hAnsi="Times New Roman" w:cs="Times New Roman"/>
          <w:i/>
          <w:iCs/>
        </w:rPr>
        <w:t>Econo</w:t>
      </w:r>
      <w:r w:rsidRPr="00C623BC">
        <w:rPr>
          <w:rFonts w:ascii="Times New Roman" w:hAnsi="Times New Roman" w:cs="Times New Roman"/>
          <w:i/>
          <w:iCs/>
        </w:rPr>
        <w:t>metrica</w:t>
      </w:r>
      <w:proofErr w:type="spellEnd"/>
      <w:r w:rsidRPr="00C623BC">
        <w:rPr>
          <w:rFonts w:ascii="Times New Roman" w:hAnsi="Times New Roman" w:cs="Times New Roman"/>
          <w:i/>
          <w:iCs/>
        </w:rPr>
        <w:t xml:space="preserve"> </w:t>
      </w:r>
      <w:r w:rsidRPr="00C623BC">
        <w:rPr>
          <w:rFonts w:ascii="Times New Roman" w:hAnsi="Times New Roman" w:cs="Times New Roman"/>
        </w:rPr>
        <w:t>63 (4): 841–90.</w:t>
      </w:r>
    </w:p>
    <w:p w14:paraId="6AA4C621" w14:textId="2E3C7CD0" w:rsidR="009C4E29" w:rsidRPr="005D193E" w:rsidRDefault="005D193E" w:rsidP="005D193E">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color w:val="000000" w:themeColor="text1"/>
          <w:kern w:val="24"/>
        </w:rPr>
        <w:t>Bishop, Kelly and Alvin Murphy. 2011.</w:t>
      </w:r>
      <w:r w:rsidR="009C4E29" w:rsidRPr="005D193E">
        <w:rPr>
          <w:rFonts w:ascii="Times New Roman" w:hAnsi="Times New Roman" w:cs="Times New Roman"/>
          <w:color w:val="000000" w:themeColor="text1"/>
          <w:kern w:val="24"/>
        </w:rPr>
        <w:t xml:space="preserve"> </w:t>
      </w:r>
      <w:r w:rsidRPr="005D193E">
        <w:rPr>
          <w:rFonts w:ascii="Times New Roman" w:hAnsi="Times New Roman" w:cs="Times New Roman"/>
          <w:color w:val="000000" w:themeColor="text1"/>
          <w:kern w:val="24"/>
        </w:rPr>
        <w:t xml:space="preserve"> </w:t>
      </w:r>
      <w:r w:rsidR="009C4E29" w:rsidRPr="005D193E">
        <w:rPr>
          <w:rFonts w:ascii="Times New Roman" w:hAnsi="Times New Roman" w:cs="Times New Roman"/>
          <w:color w:val="000000" w:themeColor="text1"/>
          <w:kern w:val="24"/>
        </w:rPr>
        <w:t>“</w:t>
      </w:r>
      <w:r w:rsidRPr="005D193E">
        <w:rPr>
          <w:rFonts w:ascii="Times New Roman" w:hAnsi="Times New Roman" w:cs="Times New Roman"/>
        </w:rPr>
        <w:t xml:space="preserve">Estimating the Willingness-to-Pay to Avoid Violent Crime: A Dynamic Approach.” </w:t>
      </w:r>
      <w:r w:rsidRPr="005D193E">
        <w:rPr>
          <w:rFonts w:ascii="Times New Roman" w:hAnsi="Times New Roman" w:cs="Times New Roman"/>
          <w:i/>
        </w:rPr>
        <w:t>American Economic Review, Papers and Proceedings</w:t>
      </w:r>
      <w:r w:rsidRPr="005D193E">
        <w:rPr>
          <w:rFonts w:ascii="Times New Roman" w:hAnsi="Times New Roman" w:cs="Times New Roman"/>
        </w:rPr>
        <w:t xml:space="preserve"> 101(3).</w:t>
      </w:r>
    </w:p>
    <w:p w14:paraId="64D63807" w14:textId="2DB71FDE" w:rsidR="001A41A0" w:rsidRPr="00C623BC" w:rsidRDefault="001A41A0" w:rsidP="009537A5">
      <w:pPr>
        <w:spacing w:after="240"/>
        <w:rPr>
          <w:rFonts w:ascii="Times New Roman" w:hAnsi="Times New Roman" w:cs="Times New Roman"/>
          <w:color w:val="000000" w:themeColor="text1"/>
          <w:kern w:val="24"/>
        </w:rPr>
      </w:pPr>
      <w:r w:rsidRPr="00C623BC">
        <w:rPr>
          <w:rFonts w:ascii="Times New Roman" w:hAnsi="Times New Roman" w:cs="Times New Roman"/>
          <w:color w:val="000000" w:themeColor="text1"/>
          <w:kern w:val="24"/>
        </w:rPr>
        <w:t>Bishop</w:t>
      </w:r>
      <w:r w:rsidR="00E94E04">
        <w:rPr>
          <w:rFonts w:ascii="Times New Roman" w:hAnsi="Times New Roman" w:cs="Times New Roman"/>
          <w:color w:val="000000" w:themeColor="text1"/>
          <w:kern w:val="24"/>
        </w:rPr>
        <w:t>, Kelly</w:t>
      </w:r>
      <w:r w:rsidRPr="00C623BC">
        <w:rPr>
          <w:rFonts w:ascii="Times New Roman" w:hAnsi="Times New Roman" w:cs="Times New Roman"/>
          <w:color w:val="000000" w:themeColor="text1"/>
          <w:kern w:val="24"/>
        </w:rPr>
        <w:t xml:space="preserve"> and </w:t>
      </w:r>
      <w:r w:rsidR="00E94E04">
        <w:rPr>
          <w:rFonts w:ascii="Times New Roman" w:hAnsi="Times New Roman" w:cs="Times New Roman"/>
          <w:color w:val="000000" w:themeColor="text1"/>
          <w:kern w:val="24"/>
        </w:rPr>
        <w:t>Christopher Timmins. 2011</w:t>
      </w:r>
      <w:r w:rsidRPr="00C623BC">
        <w:rPr>
          <w:rFonts w:ascii="Times New Roman" w:hAnsi="Times New Roman" w:cs="Times New Roman"/>
          <w:color w:val="000000" w:themeColor="text1"/>
          <w:kern w:val="24"/>
        </w:rPr>
        <w:t>.  “Hedonic Prices and Implicit Markets:  Estimating the Marginal Willingness to Pay for Large Reductions in Crime Without</w:t>
      </w:r>
      <w:r w:rsidR="00E94E04">
        <w:rPr>
          <w:rFonts w:ascii="Times New Roman" w:hAnsi="Times New Roman" w:cs="Times New Roman"/>
          <w:color w:val="000000" w:themeColor="text1"/>
          <w:kern w:val="24"/>
        </w:rPr>
        <w:t xml:space="preserve"> Instrumental Variables.”  Unpublished Manuscript</w:t>
      </w:r>
      <w:r w:rsidRPr="00C623BC">
        <w:rPr>
          <w:rFonts w:ascii="Times New Roman" w:hAnsi="Times New Roman" w:cs="Times New Roman"/>
          <w:color w:val="000000" w:themeColor="text1"/>
          <w:kern w:val="24"/>
        </w:rPr>
        <w:t>.</w:t>
      </w:r>
    </w:p>
    <w:p w14:paraId="7E83660A" w14:textId="06198279" w:rsidR="00C623BC" w:rsidRPr="00C623BC" w:rsidRDefault="00C623BC" w:rsidP="00C623BC">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lastRenderedPageBreak/>
        <w:t xml:space="preserve">Black, Sandra E. 1999. “Do Better Schools Matter? Parental Valuation of Elementary Education.” </w:t>
      </w:r>
      <w:r w:rsidR="00E94E04">
        <w:rPr>
          <w:rFonts w:ascii="Times New Roman" w:hAnsi="Times New Roman" w:cs="Times New Roman"/>
          <w:i/>
          <w:iCs/>
        </w:rPr>
        <w:t>Quar</w:t>
      </w:r>
      <w:r w:rsidRPr="00C623BC">
        <w:rPr>
          <w:rFonts w:ascii="Times New Roman" w:hAnsi="Times New Roman" w:cs="Times New Roman"/>
          <w:i/>
          <w:iCs/>
        </w:rPr>
        <w:t xml:space="preserve">terly Journal of Economics </w:t>
      </w:r>
      <w:r w:rsidRPr="00C623BC">
        <w:rPr>
          <w:rFonts w:ascii="Times New Roman" w:hAnsi="Times New Roman" w:cs="Times New Roman"/>
        </w:rPr>
        <w:t>114 (2): 577–99.</w:t>
      </w:r>
    </w:p>
    <w:p w14:paraId="167D9427" w14:textId="4FD52C2F" w:rsidR="00C623BC" w:rsidRPr="00E94E04" w:rsidRDefault="00E94E04" w:rsidP="009537A5">
      <w:pPr>
        <w:spacing w:after="240"/>
        <w:rPr>
          <w:rFonts w:ascii="Times New Roman" w:eastAsia="Times New Roman" w:hAnsi="Times New Roman" w:cs="Times New Roman"/>
        </w:rPr>
      </w:pPr>
      <w:proofErr w:type="spellStart"/>
      <w:r>
        <w:rPr>
          <w:rFonts w:ascii="Times New Roman" w:eastAsia="Times New Roman" w:hAnsi="Times New Roman" w:cs="Times New Roman"/>
        </w:rPr>
        <w:t>Bobonis</w:t>
      </w:r>
      <w:proofErr w:type="spellEnd"/>
      <w:r>
        <w:rPr>
          <w:rFonts w:ascii="Times New Roman" w:eastAsia="Times New Roman" w:hAnsi="Times New Roman" w:cs="Times New Roman"/>
        </w:rPr>
        <w:t xml:space="preserve">, G.J. and F. </w:t>
      </w:r>
      <w:proofErr w:type="spellStart"/>
      <w:r>
        <w:rPr>
          <w:rFonts w:ascii="Times New Roman" w:eastAsia="Times New Roman" w:hAnsi="Times New Roman" w:cs="Times New Roman"/>
        </w:rPr>
        <w:t>Finan</w:t>
      </w:r>
      <w:proofErr w:type="spellEnd"/>
      <w:r>
        <w:rPr>
          <w:rFonts w:ascii="Times New Roman" w:eastAsia="Times New Roman" w:hAnsi="Times New Roman" w:cs="Times New Roman"/>
        </w:rPr>
        <w:t>. 2009</w:t>
      </w:r>
      <w:r w:rsidRPr="00C623BC">
        <w:rPr>
          <w:rFonts w:ascii="Times New Roman" w:eastAsia="Times New Roman" w:hAnsi="Times New Roman" w:cs="Times New Roman"/>
        </w:rPr>
        <w:t xml:space="preserve">.  “Neighborhood Peer Effects in Secondary School Enrollment Decisions.”  </w:t>
      </w:r>
      <w:r w:rsidRPr="00C623BC">
        <w:rPr>
          <w:rFonts w:ascii="Times New Roman" w:eastAsia="Times New Roman" w:hAnsi="Times New Roman" w:cs="Times New Roman"/>
          <w:i/>
        </w:rPr>
        <w:t>Review of Economics and Statistics</w:t>
      </w:r>
      <w:r w:rsidRPr="00C623BC">
        <w:rPr>
          <w:rFonts w:ascii="Times New Roman" w:eastAsia="Times New Roman" w:hAnsi="Times New Roman" w:cs="Times New Roman"/>
        </w:rPr>
        <w:t xml:space="preserve"> 91(4): 695-716.</w:t>
      </w:r>
    </w:p>
    <w:p w14:paraId="2433E5FE" w14:textId="4A17576E" w:rsidR="00801592" w:rsidRPr="00C623BC" w:rsidRDefault="00801592" w:rsidP="00801592">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Bresnahan</w:t>
      </w:r>
      <w:proofErr w:type="spellEnd"/>
      <w:r w:rsidRPr="00C623BC">
        <w:rPr>
          <w:rFonts w:ascii="Times New Roman" w:hAnsi="Times New Roman" w:cs="Times New Roman"/>
        </w:rPr>
        <w:t>, Timothy F</w:t>
      </w:r>
      <w:r w:rsidR="00E94E04">
        <w:rPr>
          <w:rFonts w:ascii="Times New Roman" w:hAnsi="Times New Roman" w:cs="Times New Roman"/>
        </w:rPr>
        <w:t>. 1987. “Competition and Collu</w:t>
      </w:r>
      <w:r w:rsidRPr="00C623BC">
        <w:rPr>
          <w:rFonts w:ascii="Times New Roman" w:hAnsi="Times New Roman" w:cs="Times New Roman"/>
        </w:rPr>
        <w:t xml:space="preserve">sion in the American Automobile Industry: The 1955 Price War.” </w:t>
      </w:r>
      <w:r w:rsidRPr="00C623BC">
        <w:rPr>
          <w:rFonts w:ascii="Times New Roman" w:hAnsi="Times New Roman" w:cs="Times New Roman"/>
          <w:i/>
          <w:iCs/>
        </w:rPr>
        <w:t xml:space="preserve">Journal of Industrial Economics </w:t>
      </w:r>
      <w:r w:rsidRPr="00C623BC">
        <w:rPr>
          <w:rFonts w:ascii="Times New Roman" w:hAnsi="Times New Roman" w:cs="Times New Roman"/>
        </w:rPr>
        <w:t>35 (4): 457–82.</w:t>
      </w:r>
    </w:p>
    <w:p w14:paraId="2C1FA0C6" w14:textId="51D7EF39" w:rsidR="00801592" w:rsidRPr="00C623BC" w:rsidRDefault="00801592" w:rsidP="00801592">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Brown, James N., and Harvey S. Rosen. 1982. “On the Estimation o</w:t>
      </w:r>
      <w:r w:rsidR="00E94E04">
        <w:rPr>
          <w:rFonts w:ascii="Times New Roman" w:hAnsi="Times New Roman" w:cs="Times New Roman"/>
        </w:rPr>
        <w:t>f Structural Hedonic Price Mod</w:t>
      </w:r>
      <w:r w:rsidRPr="00C623BC">
        <w:rPr>
          <w:rFonts w:ascii="Times New Roman" w:hAnsi="Times New Roman" w:cs="Times New Roman"/>
        </w:rPr>
        <w:t xml:space="preserve">els.” </w:t>
      </w:r>
      <w:proofErr w:type="spellStart"/>
      <w:r w:rsidRPr="00C623BC">
        <w:rPr>
          <w:rFonts w:ascii="Times New Roman" w:hAnsi="Times New Roman" w:cs="Times New Roman"/>
          <w:i/>
          <w:iCs/>
        </w:rPr>
        <w:t>Econometrica</w:t>
      </w:r>
      <w:proofErr w:type="spellEnd"/>
      <w:r w:rsidRPr="00C623BC">
        <w:rPr>
          <w:rFonts w:ascii="Times New Roman" w:hAnsi="Times New Roman" w:cs="Times New Roman"/>
          <w:i/>
          <w:iCs/>
        </w:rPr>
        <w:t xml:space="preserve"> </w:t>
      </w:r>
      <w:r w:rsidRPr="00C623BC">
        <w:rPr>
          <w:rFonts w:ascii="Times New Roman" w:hAnsi="Times New Roman" w:cs="Times New Roman"/>
        </w:rPr>
        <w:t>50 (3): 765–68.</w:t>
      </w:r>
    </w:p>
    <w:p w14:paraId="6C17FFD8" w14:textId="0243A25F" w:rsidR="009A1848" w:rsidRPr="005D193E" w:rsidRDefault="009A1848" w:rsidP="009A1848">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Calabrese, Stephen, Dennis </w:t>
      </w:r>
      <w:proofErr w:type="spellStart"/>
      <w:r w:rsidRPr="00C623BC">
        <w:rPr>
          <w:rFonts w:ascii="Times New Roman" w:hAnsi="Times New Roman" w:cs="Times New Roman"/>
        </w:rPr>
        <w:t>Epple</w:t>
      </w:r>
      <w:proofErr w:type="spellEnd"/>
      <w:r w:rsidRPr="00C623BC">
        <w:rPr>
          <w:rFonts w:ascii="Times New Roman" w:hAnsi="Times New Roman" w:cs="Times New Roman"/>
        </w:rPr>
        <w:t xml:space="preserve">, Thomas </w:t>
      </w:r>
      <w:proofErr w:type="spellStart"/>
      <w:r w:rsidRPr="00C623BC">
        <w:rPr>
          <w:rFonts w:ascii="Times New Roman" w:hAnsi="Times New Roman" w:cs="Times New Roman"/>
        </w:rPr>
        <w:t>Romer</w:t>
      </w:r>
      <w:proofErr w:type="spellEnd"/>
      <w:r w:rsidRPr="00C623BC">
        <w:rPr>
          <w:rFonts w:ascii="Times New Roman" w:hAnsi="Times New Roman" w:cs="Times New Roman"/>
        </w:rPr>
        <w:t xml:space="preserve">, and </w:t>
      </w:r>
      <w:proofErr w:type="spellStart"/>
      <w:r w:rsidRPr="00C623BC">
        <w:rPr>
          <w:rFonts w:ascii="Times New Roman" w:hAnsi="Times New Roman" w:cs="Times New Roman"/>
        </w:rPr>
        <w:t>Holger</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Sieg</w:t>
      </w:r>
      <w:proofErr w:type="spellEnd"/>
      <w:r w:rsidRPr="00C623BC">
        <w:rPr>
          <w:rFonts w:ascii="Times New Roman" w:hAnsi="Times New Roman" w:cs="Times New Roman"/>
        </w:rPr>
        <w:t>. 2006. “Local P</w:t>
      </w:r>
      <w:r w:rsidR="00E94E04">
        <w:rPr>
          <w:rFonts w:ascii="Times New Roman" w:hAnsi="Times New Roman" w:cs="Times New Roman"/>
        </w:rPr>
        <w:t xml:space="preserve">ublic </w:t>
      </w:r>
      <w:r w:rsidR="00E94E04" w:rsidRPr="005D193E">
        <w:rPr>
          <w:rFonts w:ascii="Times New Roman" w:hAnsi="Times New Roman" w:cs="Times New Roman"/>
        </w:rPr>
        <w:t>Good Provi</w:t>
      </w:r>
      <w:r w:rsidRPr="005D193E">
        <w:rPr>
          <w:rFonts w:ascii="Times New Roman" w:hAnsi="Times New Roman" w:cs="Times New Roman"/>
        </w:rPr>
        <w:t xml:space="preserve">sion: Voting, Peer Effects, and Mobility.” </w:t>
      </w:r>
      <w:r w:rsidRPr="005D193E">
        <w:rPr>
          <w:rFonts w:ascii="Times New Roman" w:hAnsi="Times New Roman" w:cs="Times New Roman"/>
          <w:i/>
          <w:iCs/>
        </w:rPr>
        <w:t xml:space="preserve">Journal of Public Economics </w:t>
      </w:r>
      <w:r w:rsidRPr="005D193E">
        <w:rPr>
          <w:rFonts w:ascii="Times New Roman" w:hAnsi="Times New Roman" w:cs="Times New Roman"/>
        </w:rPr>
        <w:t>90 (6–7): 959–81.</w:t>
      </w:r>
    </w:p>
    <w:p w14:paraId="323D09B7" w14:textId="71C5F1BE" w:rsidR="00B2248F" w:rsidRPr="005D193E" w:rsidRDefault="00B2248F" w:rsidP="009A1848">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rPr>
        <w:t xml:space="preserve">Court, A. T. 1939. </w:t>
      </w:r>
      <w:r w:rsidR="005D193E" w:rsidRPr="005D193E">
        <w:rPr>
          <w:rFonts w:ascii="Times New Roman" w:hAnsi="Times New Roman" w:cs="Times New Roman"/>
        </w:rPr>
        <w:t xml:space="preserve"> </w:t>
      </w:r>
      <w:r w:rsidRPr="005D193E">
        <w:rPr>
          <w:rFonts w:ascii="Times New Roman" w:hAnsi="Times New Roman" w:cs="Times New Roman"/>
        </w:rPr>
        <w:t xml:space="preserve">“Hedonic Price Indexes with Automotive Examples.” </w:t>
      </w:r>
      <w:proofErr w:type="gramStart"/>
      <w:r w:rsidRPr="005D193E">
        <w:rPr>
          <w:rFonts w:ascii="Times New Roman" w:hAnsi="Times New Roman" w:cs="Times New Roman"/>
        </w:rPr>
        <w:t>In The Dynamics of Automobile Demand.</w:t>
      </w:r>
      <w:proofErr w:type="gramEnd"/>
      <w:r w:rsidRPr="005D193E">
        <w:rPr>
          <w:rFonts w:ascii="Times New Roman" w:hAnsi="Times New Roman" w:cs="Times New Roman"/>
        </w:rPr>
        <w:t xml:space="preserve"> New York: General Motors.</w:t>
      </w:r>
    </w:p>
    <w:p w14:paraId="3956DA89" w14:textId="0906EB1F" w:rsidR="00213DCA" w:rsidRPr="005D193E" w:rsidRDefault="00213DCA" w:rsidP="00213DCA">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rPr>
        <w:t>Davis, Lucas W. 2004. “The Effect of Health Risk on Housing Value</w:t>
      </w:r>
      <w:r w:rsidR="00E94E04" w:rsidRPr="005D193E">
        <w:rPr>
          <w:rFonts w:ascii="Times New Roman" w:hAnsi="Times New Roman" w:cs="Times New Roman"/>
        </w:rPr>
        <w:t>s: Evidence from a Cancer Clus</w:t>
      </w:r>
      <w:r w:rsidRPr="005D193E">
        <w:rPr>
          <w:rFonts w:ascii="Times New Roman" w:hAnsi="Times New Roman" w:cs="Times New Roman"/>
        </w:rPr>
        <w:t xml:space="preserve">ter.” </w:t>
      </w:r>
      <w:r w:rsidRPr="005D193E">
        <w:rPr>
          <w:rFonts w:ascii="Times New Roman" w:hAnsi="Times New Roman" w:cs="Times New Roman"/>
          <w:i/>
          <w:iCs/>
        </w:rPr>
        <w:t xml:space="preserve">American Economic Review </w:t>
      </w:r>
      <w:r w:rsidRPr="005D193E">
        <w:rPr>
          <w:rFonts w:ascii="Times New Roman" w:hAnsi="Times New Roman" w:cs="Times New Roman"/>
        </w:rPr>
        <w:t>94 (5): 1693–1704.</w:t>
      </w:r>
    </w:p>
    <w:p w14:paraId="57A7B151" w14:textId="5AA04333" w:rsidR="006235DC" w:rsidRPr="005D193E" w:rsidRDefault="006235DC" w:rsidP="00C623BC">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rPr>
        <w:t>Davis, L</w:t>
      </w:r>
      <w:r w:rsidR="005D193E" w:rsidRPr="005D193E">
        <w:rPr>
          <w:rFonts w:ascii="Times New Roman" w:hAnsi="Times New Roman" w:cs="Times New Roman"/>
        </w:rPr>
        <w:t>ucas W. 2011</w:t>
      </w:r>
      <w:r w:rsidRPr="005D193E">
        <w:rPr>
          <w:rFonts w:ascii="Times New Roman" w:hAnsi="Times New Roman" w:cs="Times New Roman"/>
        </w:rPr>
        <w:t>.</w:t>
      </w:r>
      <w:r w:rsidR="005D193E" w:rsidRPr="005D193E">
        <w:rPr>
          <w:rFonts w:ascii="Times New Roman" w:hAnsi="Times New Roman" w:cs="Times New Roman"/>
        </w:rPr>
        <w:t xml:space="preserve"> </w:t>
      </w:r>
      <w:r w:rsidRPr="005D193E">
        <w:rPr>
          <w:rFonts w:ascii="Times New Roman" w:hAnsi="Times New Roman" w:cs="Times New Roman"/>
        </w:rPr>
        <w:t xml:space="preserve"> </w:t>
      </w:r>
      <w:r w:rsidR="005D193E" w:rsidRPr="005D193E">
        <w:rPr>
          <w:rFonts w:ascii="Times New Roman" w:hAnsi="Times New Roman" w:cs="Times New Roman"/>
        </w:rPr>
        <w:t>“</w:t>
      </w:r>
      <w:r w:rsidRPr="005D193E">
        <w:rPr>
          <w:rFonts w:ascii="Times New Roman" w:hAnsi="Times New Roman" w:cs="Times New Roman"/>
        </w:rPr>
        <w:t>The e</w:t>
      </w:r>
      <w:r w:rsidR="005D193E" w:rsidRPr="005D193E">
        <w:rPr>
          <w:rFonts w:ascii="Times New Roman" w:hAnsi="Times New Roman" w:cs="Times New Roman"/>
        </w:rPr>
        <w:t>ff</w:t>
      </w:r>
      <w:r w:rsidRPr="005D193E">
        <w:rPr>
          <w:rFonts w:ascii="Times New Roman" w:hAnsi="Times New Roman" w:cs="Times New Roman"/>
        </w:rPr>
        <w:t>ect of power plants on local housing values and rents.</w:t>
      </w:r>
      <w:r w:rsidR="005D193E" w:rsidRPr="005D193E">
        <w:rPr>
          <w:rFonts w:ascii="Times New Roman" w:hAnsi="Times New Roman" w:cs="Times New Roman"/>
        </w:rPr>
        <w:t>”</w:t>
      </w:r>
      <w:r w:rsidRPr="005D193E">
        <w:rPr>
          <w:rFonts w:ascii="Times New Roman" w:hAnsi="Times New Roman" w:cs="Times New Roman"/>
        </w:rPr>
        <w:t xml:space="preserve"> </w:t>
      </w:r>
      <w:r w:rsidRPr="005D193E">
        <w:rPr>
          <w:rFonts w:ascii="Times New Roman" w:hAnsi="Times New Roman" w:cs="Times New Roman"/>
          <w:i/>
          <w:iCs/>
        </w:rPr>
        <w:t xml:space="preserve">Review of Economics and Statistics 93(4), </w:t>
      </w:r>
      <w:r w:rsidRPr="005D193E">
        <w:rPr>
          <w:rFonts w:ascii="Times New Roman" w:hAnsi="Times New Roman" w:cs="Times New Roman"/>
        </w:rPr>
        <w:t>1391–1402.</w:t>
      </w:r>
    </w:p>
    <w:p w14:paraId="73CAD9A6" w14:textId="77777777" w:rsidR="00C623BC" w:rsidRPr="005D193E" w:rsidRDefault="00C623BC" w:rsidP="00C623BC">
      <w:pPr>
        <w:widowControl w:val="0"/>
        <w:autoSpaceDE w:val="0"/>
        <w:autoSpaceDN w:val="0"/>
        <w:adjustRightInd w:val="0"/>
        <w:spacing w:after="240"/>
        <w:rPr>
          <w:rFonts w:ascii="Times New Roman" w:hAnsi="Times New Roman" w:cs="Times New Roman"/>
        </w:rPr>
      </w:pPr>
      <w:proofErr w:type="gramStart"/>
      <w:r w:rsidRPr="005D193E">
        <w:rPr>
          <w:rFonts w:ascii="Times New Roman" w:hAnsi="Times New Roman" w:cs="Times New Roman"/>
        </w:rPr>
        <w:t>de</w:t>
      </w:r>
      <w:proofErr w:type="gramEnd"/>
      <w:r w:rsidRPr="005D193E">
        <w:rPr>
          <w:rFonts w:ascii="Times New Roman" w:hAnsi="Times New Roman" w:cs="Times New Roman"/>
        </w:rPr>
        <w:t xml:space="preserve"> Bartolome, Charles A. M. 1990. “Equilibrium and Inefficiency in a Community Model with Peer Group Effects.” </w:t>
      </w:r>
      <w:r w:rsidRPr="005D193E">
        <w:rPr>
          <w:rFonts w:ascii="Times New Roman" w:hAnsi="Times New Roman" w:cs="Times New Roman"/>
          <w:i/>
          <w:iCs/>
        </w:rPr>
        <w:t xml:space="preserve">Journal of Political Economy </w:t>
      </w:r>
      <w:r w:rsidRPr="005D193E">
        <w:rPr>
          <w:rFonts w:ascii="Times New Roman" w:hAnsi="Times New Roman" w:cs="Times New Roman"/>
        </w:rPr>
        <w:t>98 (1): 110–33.</w:t>
      </w:r>
    </w:p>
    <w:p w14:paraId="09441297" w14:textId="70818F4B" w:rsidR="00B2248F" w:rsidRPr="00C623BC" w:rsidRDefault="00B2248F" w:rsidP="00C623BC">
      <w:pPr>
        <w:widowControl w:val="0"/>
        <w:autoSpaceDE w:val="0"/>
        <w:autoSpaceDN w:val="0"/>
        <w:adjustRightInd w:val="0"/>
        <w:spacing w:after="240"/>
        <w:rPr>
          <w:rFonts w:ascii="Times New Roman" w:hAnsi="Times New Roman" w:cs="Times New Roman"/>
        </w:rPr>
      </w:pPr>
      <w:proofErr w:type="spellStart"/>
      <w:r w:rsidRPr="005D193E">
        <w:rPr>
          <w:rFonts w:ascii="Times New Roman" w:hAnsi="Times New Roman" w:cs="Times New Roman"/>
        </w:rPr>
        <w:t>Depro</w:t>
      </w:r>
      <w:proofErr w:type="spellEnd"/>
      <w:r w:rsidRPr="005D193E">
        <w:rPr>
          <w:rFonts w:ascii="Times New Roman" w:hAnsi="Times New Roman" w:cs="Times New Roman"/>
        </w:rPr>
        <w:t>, Brooks, Christopher Timmins, and Maggie O’Neil. 2014.</w:t>
      </w:r>
      <w:r>
        <w:rPr>
          <w:rFonts w:ascii="Times New Roman" w:hAnsi="Times New Roman" w:cs="Times New Roman"/>
        </w:rPr>
        <w:t xml:space="preserve">  “White Flight and Coming to the Nuisance: Can Residential Mobility Explain Environmental Injustice?”  Unpublished Manuscript.</w:t>
      </w:r>
    </w:p>
    <w:p w14:paraId="4ADD32ED" w14:textId="48005409" w:rsidR="005D193E" w:rsidRDefault="005D193E" w:rsidP="00C623BC">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Dickinson, Katherine and </w:t>
      </w:r>
      <w:proofErr w:type="spellStart"/>
      <w:r>
        <w:rPr>
          <w:rFonts w:ascii="Times New Roman" w:hAnsi="Times New Roman" w:cs="Times New Roman"/>
        </w:rPr>
        <w:t>Subhrendu</w:t>
      </w:r>
      <w:proofErr w:type="spellEnd"/>
      <w:r>
        <w:rPr>
          <w:rFonts w:ascii="Times New Roman" w:hAnsi="Times New Roman" w:cs="Times New Roman"/>
        </w:rPr>
        <w:t xml:space="preserve"> K. </w:t>
      </w:r>
      <w:proofErr w:type="spellStart"/>
      <w:r>
        <w:rPr>
          <w:rFonts w:ascii="Times New Roman" w:hAnsi="Times New Roman" w:cs="Times New Roman"/>
        </w:rPr>
        <w:t>Pattanayak</w:t>
      </w:r>
      <w:proofErr w:type="spellEnd"/>
      <w:r>
        <w:rPr>
          <w:rFonts w:ascii="Times New Roman" w:hAnsi="Times New Roman" w:cs="Times New Roman"/>
        </w:rPr>
        <w:t>. 2012.  “Open Sky Latrines: Do Social Effects Influence Technology Adoption in the Case of a (Very) Impure Public Good?”  Unpublished Manuscript.</w:t>
      </w:r>
    </w:p>
    <w:p w14:paraId="3CF90B4F" w14:textId="77777777"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Durlauf</w:t>
      </w:r>
      <w:proofErr w:type="spellEnd"/>
      <w:r w:rsidRPr="00C623BC">
        <w:rPr>
          <w:rFonts w:ascii="Times New Roman" w:hAnsi="Times New Roman" w:cs="Times New Roman"/>
        </w:rPr>
        <w:t xml:space="preserve">, Steven N. 1996. “A Theory of Persistent Income Inequality.” </w:t>
      </w:r>
      <w:r w:rsidRPr="00C623BC">
        <w:rPr>
          <w:rFonts w:ascii="Times New Roman" w:hAnsi="Times New Roman" w:cs="Times New Roman"/>
          <w:i/>
          <w:iCs/>
        </w:rPr>
        <w:t xml:space="preserve">Journal of Economic Growth </w:t>
      </w:r>
      <w:r w:rsidRPr="00C623BC">
        <w:rPr>
          <w:rFonts w:ascii="Times New Roman" w:hAnsi="Times New Roman" w:cs="Times New Roman"/>
        </w:rPr>
        <w:t>1 (1): 75–93.</w:t>
      </w:r>
    </w:p>
    <w:p w14:paraId="62AD89CD" w14:textId="3B90A658" w:rsidR="00801592" w:rsidRPr="00C623BC" w:rsidRDefault="00801592" w:rsidP="00801592">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Ekeland</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Ivar</w:t>
      </w:r>
      <w:proofErr w:type="spellEnd"/>
      <w:r w:rsidRPr="00C623BC">
        <w:rPr>
          <w:rFonts w:ascii="Times New Roman" w:hAnsi="Times New Roman" w:cs="Times New Roman"/>
        </w:rPr>
        <w:t xml:space="preserve">, James J. Heckman, and Lars </w:t>
      </w:r>
      <w:proofErr w:type="spellStart"/>
      <w:r w:rsidRPr="00C623BC">
        <w:rPr>
          <w:rFonts w:ascii="Times New Roman" w:hAnsi="Times New Roman" w:cs="Times New Roman"/>
        </w:rPr>
        <w:t>Nesheim</w:t>
      </w:r>
      <w:proofErr w:type="spellEnd"/>
      <w:r w:rsidRPr="00C623BC">
        <w:rPr>
          <w:rFonts w:ascii="Times New Roman" w:hAnsi="Times New Roman" w:cs="Times New Roman"/>
        </w:rPr>
        <w:t xml:space="preserve">. 2004. “Identification and </w:t>
      </w:r>
      <w:r w:rsidR="00213DCA" w:rsidRPr="00C623BC">
        <w:rPr>
          <w:rFonts w:ascii="Times New Roman" w:hAnsi="Times New Roman" w:cs="Times New Roman"/>
        </w:rPr>
        <w:t>Estimation of Hedonic Mod</w:t>
      </w:r>
      <w:r w:rsidRPr="00C623BC">
        <w:rPr>
          <w:rFonts w:ascii="Times New Roman" w:hAnsi="Times New Roman" w:cs="Times New Roman"/>
        </w:rPr>
        <w:t xml:space="preserve">els.” </w:t>
      </w:r>
      <w:r w:rsidRPr="00C623BC">
        <w:rPr>
          <w:rFonts w:ascii="Times New Roman" w:hAnsi="Times New Roman" w:cs="Times New Roman"/>
          <w:i/>
          <w:iCs/>
        </w:rPr>
        <w:t xml:space="preserve">Journal of Political Economy </w:t>
      </w:r>
      <w:r w:rsidRPr="00C623BC">
        <w:rPr>
          <w:rFonts w:ascii="Times New Roman" w:hAnsi="Times New Roman" w:cs="Times New Roman"/>
        </w:rPr>
        <w:t>112 (1): S60–109.</w:t>
      </w:r>
    </w:p>
    <w:p w14:paraId="118ED6AC" w14:textId="1DDF45FB"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Ellickson</w:t>
      </w:r>
      <w:proofErr w:type="spellEnd"/>
      <w:r w:rsidRPr="00C623BC">
        <w:rPr>
          <w:rFonts w:ascii="Times New Roman" w:hAnsi="Times New Roman" w:cs="Times New Roman"/>
        </w:rPr>
        <w:t>, Bryan. 1</w:t>
      </w:r>
      <w:r w:rsidR="005D193E">
        <w:rPr>
          <w:rFonts w:ascii="Times New Roman" w:hAnsi="Times New Roman" w:cs="Times New Roman"/>
        </w:rPr>
        <w:t>971. “Jurisdictional Fragmenta</w:t>
      </w:r>
      <w:r w:rsidRPr="00C623BC">
        <w:rPr>
          <w:rFonts w:ascii="Times New Roman" w:hAnsi="Times New Roman" w:cs="Times New Roman"/>
        </w:rPr>
        <w:t xml:space="preserve">tion and Residential Choice.” </w:t>
      </w:r>
      <w:r w:rsidRPr="00C623BC">
        <w:rPr>
          <w:rFonts w:ascii="Times New Roman" w:hAnsi="Times New Roman" w:cs="Times New Roman"/>
          <w:i/>
          <w:iCs/>
        </w:rPr>
        <w:t xml:space="preserve">American Economic Review </w:t>
      </w:r>
      <w:r w:rsidRPr="00C623BC">
        <w:rPr>
          <w:rFonts w:ascii="Times New Roman" w:hAnsi="Times New Roman" w:cs="Times New Roman"/>
        </w:rPr>
        <w:t>61 (2): 334–39.</w:t>
      </w:r>
    </w:p>
    <w:p w14:paraId="01DCA2E8" w14:textId="77777777" w:rsidR="00E94E04" w:rsidRDefault="001A41A0" w:rsidP="00C623BC">
      <w:pPr>
        <w:widowControl w:val="0"/>
        <w:autoSpaceDE w:val="0"/>
        <w:autoSpaceDN w:val="0"/>
        <w:adjustRightInd w:val="0"/>
        <w:spacing w:after="240"/>
        <w:rPr>
          <w:rFonts w:ascii="Times New Roman" w:hAnsi="Times New Roman" w:cs="Times New Roman"/>
          <w:color w:val="000000" w:themeColor="text1"/>
          <w:kern w:val="24"/>
        </w:rPr>
      </w:pPr>
      <w:proofErr w:type="spellStart"/>
      <w:r w:rsidRPr="00C623BC">
        <w:rPr>
          <w:rFonts w:ascii="Times New Roman" w:hAnsi="Times New Roman" w:cs="Times New Roman"/>
          <w:color w:val="000000" w:themeColor="text1"/>
          <w:kern w:val="24"/>
        </w:rPr>
        <w:t>Epple</w:t>
      </w:r>
      <w:proofErr w:type="spellEnd"/>
      <w:r w:rsidR="00E94E04">
        <w:rPr>
          <w:rFonts w:ascii="Times New Roman" w:hAnsi="Times New Roman" w:cs="Times New Roman"/>
          <w:color w:val="000000" w:themeColor="text1"/>
          <w:kern w:val="24"/>
        </w:rPr>
        <w:t>, Dennis. 1987</w:t>
      </w:r>
      <w:r w:rsidRPr="00C623BC">
        <w:rPr>
          <w:rFonts w:ascii="Times New Roman" w:hAnsi="Times New Roman" w:cs="Times New Roman"/>
          <w:color w:val="000000" w:themeColor="text1"/>
          <w:kern w:val="24"/>
        </w:rPr>
        <w:t xml:space="preserve">.  “Hedonic Prices and Implicit Markets: Estimating Demand and Supply Functions for Differentiated Products.”  </w:t>
      </w:r>
      <w:r w:rsidRPr="00C623BC">
        <w:rPr>
          <w:rFonts w:ascii="Times New Roman" w:hAnsi="Times New Roman" w:cs="Times New Roman"/>
          <w:i/>
          <w:iCs/>
          <w:color w:val="000000" w:themeColor="text1"/>
          <w:kern w:val="24"/>
        </w:rPr>
        <w:t>Journal of Political Economy</w:t>
      </w:r>
      <w:r w:rsidRPr="00C623BC">
        <w:rPr>
          <w:rFonts w:ascii="Times New Roman" w:hAnsi="Times New Roman" w:cs="Times New Roman"/>
          <w:color w:val="000000" w:themeColor="text1"/>
          <w:kern w:val="24"/>
        </w:rPr>
        <w:t xml:space="preserve"> 95(1):59-80.</w:t>
      </w:r>
    </w:p>
    <w:p w14:paraId="79A2060E" w14:textId="0A8AF47B"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lastRenderedPageBreak/>
        <w:t>Epple</w:t>
      </w:r>
      <w:proofErr w:type="spellEnd"/>
      <w:r w:rsidRPr="00C623BC">
        <w:rPr>
          <w:rFonts w:ascii="Times New Roman" w:hAnsi="Times New Roman" w:cs="Times New Roman"/>
        </w:rPr>
        <w:t xml:space="preserve">, Dennis, </w:t>
      </w:r>
      <w:proofErr w:type="spellStart"/>
      <w:r w:rsidRPr="00C623BC">
        <w:rPr>
          <w:rFonts w:ascii="Times New Roman" w:hAnsi="Times New Roman" w:cs="Times New Roman"/>
        </w:rPr>
        <w:t>Radu</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Filimon</w:t>
      </w:r>
      <w:proofErr w:type="spellEnd"/>
      <w:r w:rsidRPr="00C623BC">
        <w:rPr>
          <w:rFonts w:ascii="Times New Roman" w:hAnsi="Times New Roman" w:cs="Times New Roman"/>
        </w:rPr>
        <w:t xml:space="preserve">, and Thomas </w:t>
      </w:r>
      <w:proofErr w:type="spellStart"/>
      <w:r w:rsidRPr="00C623BC">
        <w:rPr>
          <w:rFonts w:ascii="Times New Roman" w:hAnsi="Times New Roman" w:cs="Times New Roman"/>
        </w:rPr>
        <w:t>Romer</w:t>
      </w:r>
      <w:proofErr w:type="spellEnd"/>
      <w:r w:rsidRPr="00C623BC">
        <w:rPr>
          <w:rFonts w:ascii="Times New Roman" w:hAnsi="Times New Roman" w:cs="Times New Roman"/>
        </w:rPr>
        <w:t>. 1984. “Equilibrium among Local Jurisdictions: Toward an Integrate</w:t>
      </w:r>
      <w:r w:rsidR="00E94E04">
        <w:rPr>
          <w:rFonts w:ascii="Times New Roman" w:hAnsi="Times New Roman" w:cs="Times New Roman"/>
        </w:rPr>
        <w:t>d Treatment of Voting and Resi</w:t>
      </w:r>
      <w:r w:rsidRPr="00C623BC">
        <w:rPr>
          <w:rFonts w:ascii="Times New Roman" w:hAnsi="Times New Roman" w:cs="Times New Roman"/>
        </w:rPr>
        <w:t xml:space="preserve">dential Choice.” </w:t>
      </w:r>
      <w:r w:rsidRPr="00C623BC">
        <w:rPr>
          <w:rFonts w:ascii="Times New Roman" w:hAnsi="Times New Roman" w:cs="Times New Roman"/>
          <w:i/>
          <w:iCs/>
        </w:rPr>
        <w:t xml:space="preserve">Journal of Public Economics </w:t>
      </w:r>
      <w:r w:rsidRPr="00C623BC">
        <w:rPr>
          <w:rFonts w:ascii="Times New Roman" w:hAnsi="Times New Roman" w:cs="Times New Roman"/>
        </w:rPr>
        <w:t>24 (3): 281–308.</w:t>
      </w:r>
    </w:p>
    <w:p w14:paraId="7AF6C488" w14:textId="7D9205BA"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Epple</w:t>
      </w:r>
      <w:proofErr w:type="spellEnd"/>
      <w:r w:rsidRPr="00C623BC">
        <w:rPr>
          <w:rFonts w:ascii="Times New Roman" w:hAnsi="Times New Roman" w:cs="Times New Roman"/>
        </w:rPr>
        <w:t xml:space="preserve">, Dennis, </w:t>
      </w:r>
      <w:proofErr w:type="spellStart"/>
      <w:r w:rsidRPr="00C623BC">
        <w:rPr>
          <w:rFonts w:ascii="Times New Roman" w:hAnsi="Times New Roman" w:cs="Times New Roman"/>
        </w:rPr>
        <w:t>Radu</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Filimon</w:t>
      </w:r>
      <w:proofErr w:type="spellEnd"/>
      <w:r w:rsidRPr="00C623BC">
        <w:rPr>
          <w:rFonts w:ascii="Times New Roman" w:hAnsi="Times New Roman" w:cs="Times New Roman"/>
        </w:rPr>
        <w:t xml:space="preserve">, and Thomas </w:t>
      </w:r>
      <w:proofErr w:type="spellStart"/>
      <w:r w:rsidRPr="00C623BC">
        <w:rPr>
          <w:rFonts w:ascii="Times New Roman" w:hAnsi="Times New Roman" w:cs="Times New Roman"/>
        </w:rPr>
        <w:t>Romer</w:t>
      </w:r>
      <w:proofErr w:type="spellEnd"/>
      <w:r w:rsidRPr="00C623BC">
        <w:rPr>
          <w:rFonts w:ascii="Times New Roman" w:hAnsi="Times New Roman" w:cs="Times New Roman"/>
        </w:rPr>
        <w:t>. 1993. “Existence</w:t>
      </w:r>
      <w:r w:rsidR="00E94E04">
        <w:rPr>
          <w:rFonts w:ascii="Times New Roman" w:hAnsi="Times New Roman" w:cs="Times New Roman"/>
        </w:rPr>
        <w:t xml:space="preserve"> of Voting and Housing Equilib</w:t>
      </w:r>
      <w:r w:rsidRPr="00C623BC">
        <w:rPr>
          <w:rFonts w:ascii="Times New Roman" w:hAnsi="Times New Roman" w:cs="Times New Roman"/>
        </w:rPr>
        <w:t xml:space="preserve">rium in a System of Communities with Property Taxes.” </w:t>
      </w:r>
      <w:r w:rsidRPr="00C623BC">
        <w:rPr>
          <w:rFonts w:ascii="Times New Roman" w:hAnsi="Times New Roman" w:cs="Times New Roman"/>
          <w:i/>
          <w:iCs/>
        </w:rPr>
        <w:t xml:space="preserve">Regional Science and Urban Economics </w:t>
      </w:r>
      <w:r w:rsidRPr="00C623BC">
        <w:rPr>
          <w:rFonts w:ascii="Times New Roman" w:hAnsi="Times New Roman" w:cs="Times New Roman"/>
        </w:rPr>
        <w:t>23 (5): 585–610.</w:t>
      </w:r>
    </w:p>
    <w:p w14:paraId="4F96829B" w14:textId="77777777"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Epple</w:t>
      </w:r>
      <w:proofErr w:type="spellEnd"/>
      <w:r w:rsidRPr="00C623BC">
        <w:rPr>
          <w:rFonts w:ascii="Times New Roman" w:hAnsi="Times New Roman" w:cs="Times New Roman"/>
        </w:rPr>
        <w:t xml:space="preserve">, Dennis, and Glenn J. Platt. 1998. “Equilibrium and Local Redistribution in an Urban Economy When Households Differ in Both Preferences and Incomes.” </w:t>
      </w:r>
      <w:r w:rsidRPr="00C623BC">
        <w:rPr>
          <w:rFonts w:ascii="Times New Roman" w:hAnsi="Times New Roman" w:cs="Times New Roman"/>
          <w:i/>
          <w:iCs/>
        </w:rPr>
        <w:t xml:space="preserve">Journal of Urban Economics </w:t>
      </w:r>
      <w:r w:rsidRPr="00C623BC">
        <w:rPr>
          <w:rFonts w:ascii="Times New Roman" w:hAnsi="Times New Roman" w:cs="Times New Roman"/>
        </w:rPr>
        <w:t>43 (1): 23–51.</w:t>
      </w:r>
    </w:p>
    <w:p w14:paraId="51D1482F" w14:textId="1D5C2ACE"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Epple</w:t>
      </w:r>
      <w:proofErr w:type="spellEnd"/>
      <w:r w:rsidRPr="00C623BC">
        <w:rPr>
          <w:rFonts w:ascii="Times New Roman" w:hAnsi="Times New Roman" w:cs="Times New Roman"/>
        </w:rPr>
        <w:t xml:space="preserve">, Dennis, Richard Romano, and </w:t>
      </w:r>
      <w:proofErr w:type="spellStart"/>
      <w:r w:rsidRPr="00C623BC">
        <w:rPr>
          <w:rFonts w:ascii="Times New Roman" w:hAnsi="Times New Roman" w:cs="Times New Roman"/>
        </w:rPr>
        <w:t>Holger</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Sieg</w:t>
      </w:r>
      <w:proofErr w:type="spellEnd"/>
      <w:r w:rsidRPr="00C623BC">
        <w:rPr>
          <w:rFonts w:ascii="Times New Roman" w:hAnsi="Times New Roman" w:cs="Times New Roman"/>
        </w:rPr>
        <w:t xml:space="preserve">. 2012. “The Intergenerational Conflict over the Provision of Public Education.” </w:t>
      </w:r>
      <w:r w:rsidRPr="00C623BC">
        <w:rPr>
          <w:rFonts w:ascii="Times New Roman" w:hAnsi="Times New Roman" w:cs="Times New Roman"/>
          <w:i/>
          <w:iCs/>
        </w:rPr>
        <w:t xml:space="preserve">Journal of Public Economics </w:t>
      </w:r>
      <w:r w:rsidRPr="00C623BC">
        <w:rPr>
          <w:rFonts w:ascii="Times New Roman" w:hAnsi="Times New Roman" w:cs="Times New Roman"/>
        </w:rPr>
        <w:t>96 (3–4): 255–68.</w:t>
      </w:r>
    </w:p>
    <w:p w14:paraId="6DE0FBBB" w14:textId="77777777" w:rsid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Epple</w:t>
      </w:r>
      <w:proofErr w:type="spellEnd"/>
      <w:r w:rsidRPr="00C623BC">
        <w:rPr>
          <w:rFonts w:ascii="Times New Roman" w:hAnsi="Times New Roman" w:cs="Times New Roman"/>
        </w:rPr>
        <w:t xml:space="preserve">, Dennis, and </w:t>
      </w:r>
      <w:proofErr w:type="spellStart"/>
      <w:r w:rsidRPr="00C623BC">
        <w:rPr>
          <w:rFonts w:ascii="Times New Roman" w:hAnsi="Times New Roman" w:cs="Times New Roman"/>
        </w:rPr>
        <w:t>Holger</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Sieg</w:t>
      </w:r>
      <w:proofErr w:type="spellEnd"/>
      <w:r w:rsidRPr="00C623BC">
        <w:rPr>
          <w:rFonts w:ascii="Times New Roman" w:hAnsi="Times New Roman" w:cs="Times New Roman"/>
        </w:rPr>
        <w:t xml:space="preserve">. 1999. “Estimating Equilibrium Models of Local Jurisdictions.” </w:t>
      </w:r>
      <w:r w:rsidRPr="00C623BC">
        <w:rPr>
          <w:rFonts w:ascii="Times New Roman" w:hAnsi="Times New Roman" w:cs="Times New Roman"/>
          <w:i/>
          <w:iCs/>
        </w:rPr>
        <w:t xml:space="preserve">Journal of Political Economy </w:t>
      </w:r>
      <w:r w:rsidRPr="00C623BC">
        <w:rPr>
          <w:rFonts w:ascii="Times New Roman" w:hAnsi="Times New Roman" w:cs="Times New Roman"/>
        </w:rPr>
        <w:t>107 (4): 645–81.</w:t>
      </w:r>
    </w:p>
    <w:p w14:paraId="0B587DFF" w14:textId="0E66B429" w:rsidR="00E94E04" w:rsidRPr="00C623BC" w:rsidRDefault="00E94E04" w:rsidP="00E94E04">
      <w:pPr>
        <w:spacing w:after="240"/>
        <w:rPr>
          <w:rFonts w:ascii="Times New Roman" w:eastAsia="Times New Roman" w:hAnsi="Times New Roman" w:cs="Times New Roman"/>
        </w:rPr>
      </w:pPr>
      <w:proofErr w:type="spellStart"/>
      <w:r>
        <w:rPr>
          <w:rFonts w:ascii="Times New Roman" w:eastAsia="Times New Roman" w:hAnsi="Times New Roman" w:cs="Times New Roman"/>
        </w:rPr>
        <w:t>Galster</w:t>
      </w:r>
      <w:proofErr w:type="spellEnd"/>
      <w:r>
        <w:rPr>
          <w:rFonts w:ascii="Times New Roman" w:eastAsia="Times New Roman" w:hAnsi="Times New Roman" w:cs="Times New Roman"/>
        </w:rPr>
        <w:t>, George</w:t>
      </w:r>
      <w:r w:rsidR="008C3D8F">
        <w:rPr>
          <w:rFonts w:ascii="Times New Roman" w:eastAsia="Times New Roman" w:hAnsi="Times New Roman" w:cs="Times New Roman"/>
        </w:rPr>
        <w:t xml:space="preserve">. 2008.  “Quantifying the Effect of </w:t>
      </w:r>
      <w:proofErr w:type="spellStart"/>
      <w:r w:rsidR="008C3D8F">
        <w:rPr>
          <w:rFonts w:ascii="Times New Roman" w:eastAsia="Times New Roman" w:hAnsi="Times New Roman" w:cs="Times New Roman"/>
        </w:rPr>
        <w:t>Neighbourhood</w:t>
      </w:r>
      <w:proofErr w:type="spellEnd"/>
      <w:r w:rsidR="008C3D8F">
        <w:rPr>
          <w:rFonts w:ascii="Times New Roman" w:eastAsia="Times New Roman" w:hAnsi="Times New Roman" w:cs="Times New Roman"/>
        </w:rPr>
        <w:t xml:space="preserve"> on Individuals: Challenges, Alternative Approaches, and Promising Directions.”  </w:t>
      </w:r>
      <w:proofErr w:type="spellStart"/>
      <w:r w:rsidR="008C3D8F">
        <w:rPr>
          <w:rFonts w:ascii="Times New Roman" w:eastAsia="Times New Roman" w:hAnsi="Times New Roman" w:cs="Times New Roman"/>
        </w:rPr>
        <w:t>Schmollers</w:t>
      </w:r>
      <w:proofErr w:type="spellEnd"/>
      <w:r w:rsidR="008C3D8F">
        <w:rPr>
          <w:rFonts w:ascii="Times New Roman" w:eastAsia="Times New Roman" w:hAnsi="Times New Roman" w:cs="Times New Roman"/>
        </w:rPr>
        <w:t xml:space="preserve"> </w:t>
      </w:r>
      <w:proofErr w:type="spellStart"/>
      <w:r w:rsidR="008C3D8F">
        <w:rPr>
          <w:rFonts w:ascii="Times New Roman" w:eastAsia="Times New Roman" w:hAnsi="Times New Roman" w:cs="Times New Roman"/>
        </w:rPr>
        <w:t>Jahrbuch</w:t>
      </w:r>
      <w:proofErr w:type="spellEnd"/>
      <w:r w:rsidR="008C3D8F">
        <w:rPr>
          <w:rFonts w:ascii="Times New Roman" w:eastAsia="Times New Roman" w:hAnsi="Times New Roman" w:cs="Times New Roman"/>
        </w:rPr>
        <w:t xml:space="preserve"> 128:1-42.</w:t>
      </w:r>
    </w:p>
    <w:p w14:paraId="691E153E" w14:textId="643F0176" w:rsidR="00213DCA" w:rsidRPr="00C623BC" w:rsidRDefault="00213DCA" w:rsidP="00213DCA">
      <w:pPr>
        <w:widowControl w:val="0"/>
        <w:autoSpaceDE w:val="0"/>
        <w:autoSpaceDN w:val="0"/>
        <w:adjustRightInd w:val="0"/>
        <w:spacing w:after="240"/>
        <w:rPr>
          <w:rFonts w:ascii="Times New Roman" w:hAnsi="Times New Roman" w:cs="Times New Roman"/>
        </w:rPr>
      </w:pPr>
      <w:proofErr w:type="spellStart"/>
      <w:proofErr w:type="gramStart"/>
      <w:r w:rsidRPr="00C623BC">
        <w:rPr>
          <w:rFonts w:ascii="Times New Roman" w:hAnsi="Times New Roman" w:cs="Times New Roman"/>
        </w:rPr>
        <w:t>Gamper-Rabindran</w:t>
      </w:r>
      <w:proofErr w:type="spellEnd"/>
      <w:r w:rsidRPr="00C623BC">
        <w:rPr>
          <w:rFonts w:ascii="Times New Roman" w:hAnsi="Times New Roman" w:cs="Times New Roman"/>
        </w:rPr>
        <w:t>, Shanti, and Christopher Timmins.</w:t>
      </w:r>
      <w:proofErr w:type="gramEnd"/>
      <w:r w:rsidRPr="00C623BC">
        <w:rPr>
          <w:rFonts w:ascii="Times New Roman" w:hAnsi="Times New Roman" w:cs="Times New Roman"/>
        </w:rPr>
        <w:t xml:space="preserve"> 2013. “Does Cleanup of Hazardous Waste Sites Raise Housing Values? Evidence of Spatially Localized Benefits.” </w:t>
      </w:r>
      <w:r w:rsidRPr="00C623BC">
        <w:rPr>
          <w:rFonts w:ascii="Times New Roman" w:hAnsi="Times New Roman" w:cs="Times New Roman"/>
          <w:i/>
          <w:iCs/>
        </w:rPr>
        <w:t xml:space="preserve">Journal of Environmental Economics and Management </w:t>
      </w:r>
      <w:r w:rsidRPr="00C623BC">
        <w:rPr>
          <w:rFonts w:ascii="Times New Roman" w:hAnsi="Times New Roman" w:cs="Times New Roman"/>
        </w:rPr>
        <w:t>65 (3): 345–60.</w:t>
      </w:r>
    </w:p>
    <w:p w14:paraId="5AFE43AF" w14:textId="4D5AA182" w:rsidR="00C623BC" w:rsidRPr="00C623BC" w:rsidRDefault="00C623BC" w:rsidP="00C623BC">
      <w:pPr>
        <w:spacing w:after="240"/>
        <w:rPr>
          <w:rFonts w:ascii="Times New Roman" w:eastAsia="Times New Roman" w:hAnsi="Times New Roman" w:cs="Times New Roman"/>
          <w:color w:val="8C73D0"/>
        </w:rPr>
      </w:pPr>
      <w:r w:rsidRPr="00C623BC">
        <w:rPr>
          <w:rStyle w:val="personname"/>
          <w:rFonts w:ascii="Times New Roman" w:eastAsia="Times New Roman" w:hAnsi="Times New Roman" w:cs="Times New Roman"/>
        </w:rPr>
        <w:t>Gibbons, Stephen</w:t>
      </w:r>
      <w:r w:rsidRPr="00C623BC">
        <w:rPr>
          <w:rFonts w:ascii="Times New Roman" w:eastAsia="Times New Roman" w:hAnsi="Times New Roman" w:cs="Times New Roman"/>
        </w:rPr>
        <w:t xml:space="preserve">, </w:t>
      </w:r>
      <w:proofErr w:type="spellStart"/>
      <w:r w:rsidR="00E94E04">
        <w:rPr>
          <w:rFonts w:ascii="Times New Roman" w:eastAsia="Times New Roman" w:hAnsi="Times New Roman" w:cs="Times New Roman"/>
        </w:rPr>
        <w:t>Olmo</w:t>
      </w:r>
      <w:proofErr w:type="spellEnd"/>
      <w:r w:rsidR="00E94E04">
        <w:rPr>
          <w:rFonts w:ascii="Times New Roman" w:eastAsia="Times New Roman" w:hAnsi="Times New Roman" w:cs="Times New Roman"/>
        </w:rPr>
        <w:t xml:space="preserve"> </w:t>
      </w:r>
      <w:r w:rsidRPr="00C623BC">
        <w:rPr>
          <w:rStyle w:val="personname"/>
          <w:rFonts w:ascii="Times New Roman" w:eastAsia="Times New Roman" w:hAnsi="Times New Roman" w:cs="Times New Roman"/>
        </w:rPr>
        <w:t xml:space="preserve">Silva, </w:t>
      </w:r>
      <w:r w:rsidR="00E94E04">
        <w:rPr>
          <w:rStyle w:val="personname"/>
          <w:rFonts w:ascii="Times New Roman" w:eastAsia="Times New Roman" w:hAnsi="Times New Roman" w:cs="Times New Roman"/>
        </w:rPr>
        <w:t>a</w:t>
      </w:r>
      <w:r w:rsidRPr="00C623BC">
        <w:rPr>
          <w:rFonts w:ascii="Times New Roman" w:eastAsia="Times New Roman" w:hAnsi="Times New Roman" w:cs="Times New Roman"/>
        </w:rPr>
        <w:t xml:space="preserve">nd </w:t>
      </w:r>
      <w:r w:rsidR="00E94E04">
        <w:rPr>
          <w:rFonts w:ascii="Times New Roman" w:eastAsia="Times New Roman" w:hAnsi="Times New Roman" w:cs="Times New Roman"/>
        </w:rPr>
        <w:t xml:space="preserve">Felix </w:t>
      </w:r>
      <w:proofErr w:type="spellStart"/>
      <w:r w:rsidRPr="00C623BC">
        <w:rPr>
          <w:rStyle w:val="personname"/>
          <w:rFonts w:ascii="Times New Roman" w:eastAsia="Times New Roman" w:hAnsi="Times New Roman" w:cs="Times New Roman"/>
        </w:rPr>
        <w:t>Weinhardt</w:t>
      </w:r>
      <w:proofErr w:type="spellEnd"/>
      <w:r w:rsidR="00E94E04">
        <w:rPr>
          <w:rStyle w:val="personname"/>
          <w:rFonts w:ascii="Times New Roman" w:eastAsia="Times New Roman" w:hAnsi="Times New Roman" w:cs="Times New Roman"/>
        </w:rPr>
        <w:t>.</w:t>
      </w:r>
      <w:r w:rsidRPr="00C623BC">
        <w:rPr>
          <w:rFonts w:ascii="Times New Roman" w:eastAsia="Times New Roman" w:hAnsi="Times New Roman" w:cs="Times New Roman"/>
        </w:rPr>
        <w:t xml:space="preserve"> 2013.  </w:t>
      </w:r>
      <w:r w:rsidRPr="00C623BC">
        <w:rPr>
          <w:rFonts w:ascii="Times New Roman" w:eastAsia="Times New Roman" w:hAnsi="Times New Roman" w:cs="Times New Roman"/>
          <w:i/>
        </w:rPr>
        <w:t>“</w:t>
      </w:r>
      <w:r w:rsidRPr="00C623BC">
        <w:rPr>
          <w:rStyle w:val="Emphasis"/>
          <w:rFonts w:ascii="Times New Roman" w:eastAsia="Times New Roman" w:hAnsi="Times New Roman" w:cs="Times New Roman"/>
          <w:i w:val="0"/>
        </w:rPr>
        <w:t xml:space="preserve">Everybody needs good </w:t>
      </w:r>
      <w:proofErr w:type="spellStart"/>
      <w:r w:rsidRPr="00C623BC">
        <w:rPr>
          <w:rStyle w:val="Emphasis"/>
          <w:rFonts w:ascii="Times New Roman" w:eastAsia="Times New Roman" w:hAnsi="Times New Roman" w:cs="Times New Roman"/>
          <w:i w:val="0"/>
        </w:rPr>
        <w:t>neighbours</w:t>
      </w:r>
      <w:proofErr w:type="spellEnd"/>
      <w:r w:rsidRPr="00C623BC">
        <w:rPr>
          <w:rStyle w:val="Emphasis"/>
          <w:rFonts w:ascii="Times New Roman" w:eastAsia="Times New Roman" w:hAnsi="Times New Roman" w:cs="Times New Roman"/>
          <w:i w:val="0"/>
        </w:rPr>
        <w:t>: evidence from student outcomes in England.”</w:t>
      </w:r>
      <w:r w:rsidRPr="00C623BC">
        <w:rPr>
          <w:rStyle w:val="Emphasis"/>
          <w:rFonts w:ascii="Times New Roman" w:eastAsia="Times New Roman" w:hAnsi="Times New Roman" w:cs="Times New Roman"/>
        </w:rPr>
        <w:t xml:space="preserve"> </w:t>
      </w:r>
      <w:r w:rsidRPr="00C623BC">
        <w:rPr>
          <w:rFonts w:ascii="Times New Roman" w:eastAsia="Times New Roman" w:hAnsi="Times New Roman" w:cs="Times New Roman"/>
        </w:rPr>
        <w:t xml:space="preserve"> </w:t>
      </w:r>
      <w:proofErr w:type="gramStart"/>
      <w:r w:rsidRPr="00C623BC">
        <w:rPr>
          <w:rFonts w:ascii="Times New Roman" w:eastAsia="Times New Roman" w:hAnsi="Times New Roman" w:cs="Times New Roman"/>
          <w:i/>
        </w:rPr>
        <w:t>Economic Journal</w:t>
      </w:r>
      <w:r w:rsidRPr="00C623BC">
        <w:rPr>
          <w:rFonts w:ascii="Times New Roman" w:eastAsia="Times New Roman" w:hAnsi="Times New Roman" w:cs="Times New Roman"/>
        </w:rPr>
        <w:t xml:space="preserve"> </w:t>
      </w:r>
      <w:r w:rsidR="00E94E04">
        <w:rPr>
          <w:rFonts w:ascii="Times New Roman" w:eastAsia="Times New Roman" w:hAnsi="Times New Roman" w:cs="Times New Roman"/>
        </w:rPr>
        <w:t>(</w:t>
      </w:r>
      <w:r w:rsidRPr="00C623BC">
        <w:rPr>
          <w:rFonts w:ascii="Times New Roman" w:eastAsia="Times New Roman" w:hAnsi="Times New Roman" w:cs="Times New Roman"/>
        </w:rPr>
        <w:t>online</w:t>
      </w:r>
      <w:r w:rsidR="00E94E04">
        <w:rPr>
          <w:rFonts w:ascii="Times New Roman" w:eastAsia="Times New Roman" w:hAnsi="Times New Roman" w:cs="Times New Roman"/>
        </w:rPr>
        <w:t>) pp.</w:t>
      </w:r>
      <w:r w:rsidRPr="00C623BC">
        <w:rPr>
          <w:rFonts w:ascii="Times New Roman" w:eastAsia="Times New Roman" w:hAnsi="Times New Roman" w:cs="Times New Roman"/>
        </w:rPr>
        <w:t>1-44.</w:t>
      </w:r>
      <w:proofErr w:type="gramEnd"/>
      <w:r w:rsidRPr="00C623BC">
        <w:rPr>
          <w:rFonts w:ascii="Times New Roman" w:eastAsia="Times New Roman" w:hAnsi="Times New Roman" w:cs="Times New Roman"/>
        </w:rPr>
        <w:t xml:space="preserve"> </w:t>
      </w:r>
      <w:r w:rsidR="00E94E04">
        <w:rPr>
          <w:rFonts w:ascii="Times New Roman" w:eastAsia="Times New Roman" w:hAnsi="Times New Roman" w:cs="Times New Roman"/>
        </w:rPr>
        <w:t>(</w:t>
      </w:r>
      <w:r w:rsidRPr="00C623BC">
        <w:rPr>
          <w:rFonts w:ascii="Times New Roman" w:eastAsia="Times New Roman" w:hAnsi="Times New Roman" w:cs="Times New Roman"/>
        </w:rPr>
        <w:t>In Press)</w:t>
      </w:r>
    </w:p>
    <w:p w14:paraId="36BC5E98" w14:textId="77777777" w:rsidR="009A1848" w:rsidRPr="00C623BC" w:rsidRDefault="009A1848" w:rsidP="009A1848">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Goldstein, G. S., and M. V. </w:t>
      </w:r>
      <w:proofErr w:type="spellStart"/>
      <w:r w:rsidRPr="00C623BC">
        <w:rPr>
          <w:rFonts w:ascii="Times New Roman" w:hAnsi="Times New Roman" w:cs="Times New Roman"/>
        </w:rPr>
        <w:t>Pauly</w:t>
      </w:r>
      <w:proofErr w:type="spellEnd"/>
      <w:r w:rsidRPr="00C623BC">
        <w:rPr>
          <w:rFonts w:ascii="Times New Roman" w:hAnsi="Times New Roman" w:cs="Times New Roman"/>
        </w:rPr>
        <w:t>. 1981. “</w:t>
      </w:r>
      <w:proofErr w:type="spellStart"/>
      <w:r w:rsidRPr="00C623BC">
        <w:rPr>
          <w:rFonts w:ascii="Times New Roman" w:hAnsi="Times New Roman" w:cs="Times New Roman"/>
        </w:rPr>
        <w:t>Tiebout</w:t>
      </w:r>
      <w:proofErr w:type="spellEnd"/>
      <w:r w:rsidRPr="00C623BC">
        <w:rPr>
          <w:rFonts w:ascii="Times New Roman" w:hAnsi="Times New Roman" w:cs="Times New Roman"/>
        </w:rPr>
        <w:t xml:space="preserve"> Bias on the Demand for Local Public Goods.” </w:t>
      </w:r>
      <w:r w:rsidRPr="00C623BC">
        <w:rPr>
          <w:rFonts w:ascii="Times New Roman" w:hAnsi="Times New Roman" w:cs="Times New Roman"/>
          <w:i/>
          <w:iCs/>
        </w:rPr>
        <w:t xml:space="preserve">Journal of Public Economics </w:t>
      </w:r>
      <w:r w:rsidRPr="00C623BC">
        <w:rPr>
          <w:rFonts w:ascii="Times New Roman" w:hAnsi="Times New Roman" w:cs="Times New Roman"/>
        </w:rPr>
        <w:t>16 (2): 131–43.</w:t>
      </w:r>
    </w:p>
    <w:p w14:paraId="35DEAD0F" w14:textId="04C27B40" w:rsidR="00213DCA" w:rsidRPr="00C623BC" w:rsidRDefault="00213DCA" w:rsidP="00213DCA">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Greenstone, Michael, and Justin Gallagher.</w:t>
      </w:r>
      <w:proofErr w:type="gramEnd"/>
      <w:r w:rsidRPr="00C623BC">
        <w:rPr>
          <w:rFonts w:ascii="Times New Roman" w:hAnsi="Times New Roman" w:cs="Times New Roman"/>
        </w:rPr>
        <w:t xml:space="preserve"> 2008. “Does Hazardous Waste Matter? Evidence from the Housing Market and the Superfund Program.” </w:t>
      </w:r>
      <w:r w:rsidRPr="00C623BC">
        <w:rPr>
          <w:rFonts w:ascii="Times New Roman" w:hAnsi="Times New Roman" w:cs="Times New Roman"/>
          <w:i/>
          <w:iCs/>
        </w:rPr>
        <w:t xml:space="preserve">Quarterly Journal of Economics </w:t>
      </w:r>
      <w:r w:rsidRPr="00C623BC">
        <w:rPr>
          <w:rFonts w:ascii="Times New Roman" w:hAnsi="Times New Roman" w:cs="Times New Roman"/>
        </w:rPr>
        <w:t>123 (3): 951–1003.</w:t>
      </w:r>
    </w:p>
    <w:p w14:paraId="55E5F9DB" w14:textId="77777777" w:rsidR="00A34492" w:rsidRPr="00C623BC" w:rsidRDefault="00A34492" w:rsidP="009537A5">
      <w:pPr>
        <w:spacing w:after="240"/>
        <w:rPr>
          <w:rFonts w:ascii="Times New Roman" w:hAnsi="Times New Roman" w:cs="Times New Roman"/>
          <w:color w:val="000000" w:themeColor="text1"/>
          <w:kern w:val="24"/>
        </w:rPr>
      </w:pPr>
      <w:r w:rsidRPr="00C623BC">
        <w:rPr>
          <w:rFonts w:ascii="Times New Roman" w:hAnsi="Times New Roman" w:cs="Times New Roman"/>
          <w:color w:val="000000" w:themeColor="text1"/>
          <w:kern w:val="24"/>
        </w:rPr>
        <w:t xml:space="preserve">Griffith and </w:t>
      </w:r>
      <w:proofErr w:type="spellStart"/>
      <w:r w:rsidRPr="00C623BC">
        <w:rPr>
          <w:rFonts w:ascii="Times New Roman" w:hAnsi="Times New Roman" w:cs="Times New Roman"/>
          <w:color w:val="000000" w:themeColor="text1"/>
          <w:kern w:val="24"/>
        </w:rPr>
        <w:t>Nesheim</w:t>
      </w:r>
      <w:proofErr w:type="spellEnd"/>
      <w:r w:rsidRPr="00C623BC">
        <w:rPr>
          <w:rFonts w:ascii="Times New Roman" w:hAnsi="Times New Roman" w:cs="Times New Roman"/>
          <w:color w:val="000000" w:themeColor="text1"/>
          <w:kern w:val="24"/>
        </w:rPr>
        <w:t xml:space="preserve"> (2010).  “Estimating Households’ Willingness to Pay.”  CEMMAP Working Paper CWP24/10.</w:t>
      </w:r>
    </w:p>
    <w:p w14:paraId="4145A4FE" w14:textId="23C8010E" w:rsidR="00801592" w:rsidRPr="005D193E" w:rsidRDefault="00801592" w:rsidP="00801592">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Griliches</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Zvi</w:t>
      </w:r>
      <w:proofErr w:type="spellEnd"/>
      <w:r w:rsidRPr="00C623BC">
        <w:rPr>
          <w:rFonts w:ascii="Times New Roman" w:hAnsi="Times New Roman" w:cs="Times New Roman"/>
        </w:rPr>
        <w:t>. 1971. “Hedonic Price Indexes for Automobiles: A</w:t>
      </w:r>
      <w:r w:rsidR="005D193E">
        <w:rPr>
          <w:rFonts w:ascii="Times New Roman" w:hAnsi="Times New Roman" w:cs="Times New Roman"/>
        </w:rPr>
        <w:t xml:space="preserve">n Econometric Analysis </w:t>
      </w:r>
      <w:r w:rsidR="005D193E" w:rsidRPr="005D193E">
        <w:rPr>
          <w:rFonts w:ascii="Times New Roman" w:hAnsi="Times New Roman" w:cs="Times New Roman"/>
        </w:rPr>
        <w:t>of Qual</w:t>
      </w:r>
      <w:r w:rsidRPr="005D193E">
        <w:rPr>
          <w:rFonts w:ascii="Times New Roman" w:hAnsi="Times New Roman" w:cs="Times New Roman"/>
        </w:rPr>
        <w:t xml:space="preserve">ity Change.” In </w:t>
      </w:r>
      <w:r w:rsidRPr="005D193E">
        <w:rPr>
          <w:rFonts w:ascii="Times New Roman" w:hAnsi="Times New Roman" w:cs="Times New Roman"/>
          <w:i/>
          <w:iCs/>
        </w:rPr>
        <w:t xml:space="preserve">Price Indexes and Quality Change, </w:t>
      </w:r>
      <w:r w:rsidRPr="005D193E">
        <w:rPr>
          <w:rFonts w:ascii="Times New Roman" w:hAnsi="Times New Roman" w:cs="Times New Roman"/>
        </w:rPr>
        <w:t xml:space="preserve">edited by </w:t>
      </w:r>
      <w:proofErr w:type="spellStart"/>
      <w:r w:rsidRPr="005D193E">
        <w:rPr>
          <w:rFonts w:ascii="Times New Roman" w:hAnsi="Times New Roman" w:cs="Times New Roman"/>
        </w:rPr>
        <w:t>Zvi</w:t>
      </w:r>
      <w:proofErr w:type="spellEnd"/>
      <w:r w:rsidRPr="005D193E">
        <w:rPr>
          <w:rFonts w:ascii="Times New Roman" w:hAnsi="Times New Roman" w:cs="Times New Roman"/>
        </w:rPr>
        <w:t xml:space="preserve"> </w:t>
      </w:r>
      <w:proofErr w:type="spellStart"/>
      <w:r w:rsidRPr="005D193E">
        <w:rPr>
          <w:rFonts w:ascii="Times New Roman" w:hAnsi="Times New Roman" w:cs="Times New Roman"/>
        </w:rPr>
        <w:t>Griliches</w:t>
      </w:r>
      <w:proofErr w:type="spellEnd"/>
      <w:r w:rsidRPr="005D193E">
        <w:rPr>
          <w:rFonts w:ascii="Times New Roman" w:hAnsi="Times New Roman" w:cs="Times New Roman"/>
        </w:rPr>
        <w:t>, 55–87. Cambridge and London: Harvard University Press.</w:t>
      </w:r>
    </w:p>
    <w:p w14:paraId="76429D01" w14:textId="39625D1F" w:rsidR="006235DC" w:rsidRPr="005D193E" w:rsidRDefault="006235DC" w:rsidP="00801592">
      <w:pPr>
        <w:widowControl w:val="0"/>
        <w:autoSpaceDE w:val="0"/>
        <w:autoSpaceDN w:val="0"/>
        <w:adjustRightInd w:val="0"/>
        <w:spacing w:after="240"/>
        <w:rPr>
          <w:rFonts w:ascii="Times New Roman" w:hAnsi="Times New Roman" w:cs="Times New Roman"/>
        </w:rPr>
      </w:pPr>
      <w:proofErr w:type="spellStart"/>
      <w:r w:rsidRPr="005D193E">
        <w:rPr>
          <w:rFonts w:ascii="Times New Roman" w:hAnsi="Times New Roman" w:cs="Times New Roman"/>
        </w:rPr>
        <w:t>Haninger</w:t>
      </w:r>
      <w:proofErr w:type="spellEnd"/>
      <w:r w:rsidRPr="005D193E">
        <w:rPr>
          <w:rFonts w:ascii="Times New Roman" w:hAnsi="Times New Roman" w:cs="Times New Roman"/>
        </w:rPr>
        <w:t xml:space="preserve">, Kevin, </w:t>
      </w:r>
      <w:proofErr w:type="spellStart"/>
      <w:r w:rsidRPr="005D193E">
        <w:rPr>
          <w:rFonts w:ascii="Times New Roman" w:hAnsi="Times New Roman" w:cs="Times New Roman"/>
        </w:rPr>
        <w:t>Lala</w:t>
      </w:r>
      <w:proofErr w:type="spellEnd"/>
      <w:r w:rsidRPr="005D193E">
        <w:rPr>
          <w:rFonts w:ascii="Times New Roman" w:hAnsi="Times New Roman" w:cs="Times New Roman"/>
        </w:rPr>
        <w:t xml:space="preserve"> Ma, and Christopher Timmins. 2012.  “Estimating the impacts of brownfield remediation on housing property values.” </w:t>
      </w:r>
      <w:proofErr w:type="gramStart"/>
      <w:r w:rsidRPr="005D193E">
        <w:rPr>
          <w:rFonts w:ascii="Times New Roman" w:hAnsi="Times New Roman" w:cs="Times New Roman"/>
        </w:rPr>
        <w:t>Duke University Working Paper.</w:t>
      </w:r>
      <w:proofErr w:type="gramEnd"/>
    </w:p>
    <w:p w14:paraId="0856C71A" w14:textId="7D72BF4A" w:rsidR="00801592" w:rsidRPr="00C623BC" w:rsidRDefault="00801592" w:rsidP="00801592">
      <w:pPr>
        <w:widowControl w:val="0"/>
        <w:autoSpaceDE w:val="0"/>
        <w:autoSpaceDN w:val="0"/>
        <w:adjustRightInd w:val="0"/>
        <w:spacing w:after="240"/>
        <w:rPr>
          <w:rFonts w:ascii="Times New Roman" w:hAnsi="Times New Roman" w:cs="Times New Roman"/>
        </w:rPr>
      </w:pPr>
      <w:r w:rsidRPr="005D193E">
        <w:rPr>
          <w:rFonts w:ascii="Times New Roman" w:hAnsi="Times New Roman" w:cs="Times New Roman"/>
        </w:rPr>
        <w:t xml:space="preserve">Heckman, James J., Rosa L. </w:t>
      </w:r>
      <w:proofErr w:type="spellStart"/>
      <w:r w:rsidRPr="005D193E">
        <w:rPr>
          <w:rFonts w:ascii="Times New Roman" w:hAnsi="Times New Roman" w:cs="Times New Roman"/>
        </w:rPr>
        <w:t>Matzkin</w:t>
      </w:r>
      <w:proofErr w:type="spellEnd"/>
      <w:r w:rsidRPr="005D193E">
        <w:rPr>
          <w:rFonts w:ascii="Times New Roman" w:hAnsi="Times New Roman" w:cs="Times New Roman"/>
        </w:rPr>
        <w:t xml:space="preserve">, and Lars </w:t>
      </w:r>
      <w:proofErr w:type="spellStart"/>
      <w:r w:rsidRPr="005D193E">
        <w:rPr>
          <w:rFonts w:ascii="Times New Roman" w:hAnsi="Times New Roman" w:cs="Times New Roman"/>
        </w:rPr>
        <w:t>Nesheim</w:t>
      </w:r>
      <w:proofErr w:type="spellEnd"/>
      <w:r w:rsidRPr="005D193E">
        <w:rPr>
          <w:rFonts w:ascii="Times New Roman" w:hAnsi="Times New Roman" w:cs="Times New Roman"/>
        </w:rPr>
        <w:t xml:space="preserve">. 2010. “Nonparametric </w:t>
      </w:r>
      <w:r w:rsidRPr="005D193E">
        <w:rPr>
          <w:rFonts w:ascii="Times New Roman" w:hAnsi="Times New Roman" w:cs="Times New Roman"/>
        </w:rPr>
        <w:lastRenderedPageBreak/>
        <w:t xml:space="preserve">Identification and Estimation of </w:t>
      </w:r>
      <w:proofErr w:type="spellStart"/>
      <w:r w:rsidRPr="005D193E">
        <w:rPr>
          <w:rFonts w:ascii="Times New Roman" w:hAnsi="Times New Roman" w:cs="Times New Roman"/>
        </w:rPr>
        <w:t>Nonadditive</w:t>
      </w:r>
      <w:proofErr w:type="spellEnd"/>
      <w:r w:rsidRPr="00C623BC">
        <w:rPr>
          <w:rFonts w:ascii="Times New Roman" w:hAnsi="Times New Roman" w:cs="Times New Roman"/>
        </w:rPr>
        <w:t xml:space="preserve"> Hedonic Models.” </w:t>
      </w:r>
      <w:proofErr w:type="spellStart"/>
      <w:r w:rsidRPr="00C623BC">
        <w:rPr>
          <w:rFonts w:ascii="Times New Roman" w:hAnsi="Times New Roman" w:cs="Times New Roman"/>
          <w:i/>
          <w:iCs/>
        </w:rPr>
        <w:t>Econometrica</w:t>
      </w:r>
      <w:proofErr w:type="spellEnd"/>
      <w:r w:rsidRPr="00C623BC">
        <w:rPr>
          <w:rFonts w:ascii="Times New Roman" w:hAnsi="Times New Roman" w:cs="Times New Roman"/>
          <w:i/>
          <w:iCs/>
        </w:rPr>
        <w:t xml:space="preserve"> </w:t>
      </w:r>
      <w:r w:rsidRPr="00C623BC">
        <w:rPr>
          <w:rFonts w:ascii="Times New Roman" w:hAnsi="Times New Roman" w:cs="Times New Roman"/>
        </w:rPr>
        <w:t>78 (5): 1569–91.</w:t>
      </w:r>
    </w:p>
    <w:p w14:paraId="5922F38B" w14:textId="4178743A" w:rsidR="00213DCA" w:rsidRDefault="00213DCA" w:rsidP="00213DCA">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Klaiber</w:t>
      </w:r>
      <w:proofErr w:type="spellEnd"/>
      <w:r w:rsidRPr="00C623BC">
        <w:rPr>
          <w:rFonts w:ascii="Times New Roman" w:hAnsi="Times New Roman" w:cs="Times New Roman"/>
        </w:rPr>
        <w:t xml:space="preserve">, H. Allen, and Daniel J. </w:t>
      </w:r>
      <w:proofErr w:type="spellStart"/>
      <w:r w:rsidRPr="00C623BC">
        <w:rPr>
          <w:rFonts w:ascii="Times New Roman" w:hAnsi="Times New Roman" w:cs="Times New Roman"/>
        </w:rPr>
        <w:t>Phaneuf</w:t>
      </w:r>
      <w:proofErr w:type="spellEnd"/>
      <w:r w:rsidRPr="00C623BC">
        <w:rPr>
          <w:rFonts w:ascii="Times New Roman" w:hAnsi="Times New Roman" w:cs="Times New Roman"/>
        </w:rPr>
        <w:t>. 2010. “Linking Developers and Homeowners in a Horizontal Sorting Framework: Implications for General Equilibrium Welfare Management.” Unpublished</w:t>
      </w:r>
      <w:r w:rsidR="00E94E04">
        <w:rPr>
          <w:rFonts w:ascii="Times New Roman" w:hAnsi="Times New Roman" w:cs="Times New Roman"/>
        </w:rPr>
        <w:t xml:space="preserve"> Manuscript</w:t>
      </w:r>
      <w:r w:rsidRPr="00C623BC">
        <w:rPr>
          <w:rFonts w:ascii="Times New Roman" w:hAnsi="Times New Roman" w:cs="Times New Roman"/>
        </w:rPr>
        <w:t>.</w:t>
      </w:r>
    </w:p>
    <w:p w14:paraId="3B7E7489" w14:textId="3243EAF1" w:rsidR="00B2248F" w:rsidRPr="006235DC" w:rsidRDefault="00B2248F" w:rsidP="00213DCA">
      <w:pPr>
        <w:widowControl w:val="0"/>
        <w:autoSpaceDE w:val="0"/>
        <w:autoSpaceDN w:val="0"/>
        <w:adjustRightInd w:val="0"/>
        <w:spacing w:after="240"/>
        <w:rPr>
          <w:rFonts w:ascii="Times New Roman" w:hAnsi="Times New Roman" w:cs="Times New Roman"/>
        </w:rPr>
      </w:pPr>
      <w:proofErr w:type="spellStart"/>
      <w:r w:rsidRPr="006235DC">
        <w:rPr>
          <w:rFonts w:ascii="Times New Roman" w:hAnsi="Times New Roman" w:cs="Times New Roman"/>
        </w:rPr>
        <w:t>Koenker</w:t>
      </w:r>
      <w:proofErr w:type="spellEnd"/>
      <w:r w:rsidRPr="006235DC">
        <w:rPr>
          <w:rFonts w:ascii="Times New Roman" w:hAnsi="Times New Roman" w:cs="Times New Roman"/>
        </w:rPr>
        <w:t>, Roger</w:t>
      </w:r>
      <w:r w:rsidR="006235DC" w:rsidRPr="006235DC">
        <w:rPr>
          <w:rFonts w:ascii="Times New Roman" w:hAnsi="Times New Roman" w:cs="Times New Roman"/>
        </w:rPr>
        <w:t xml:space="preserve">. </w:t>
      </w:r>
      <w:r w:rsidRPr="006235DC">
        <w:rPr>
          <w:rFonts w:ascii="Times New Roman" w:hAnsi="Times New Roman" w:cs="Times New Roman"/>
        </w:rPr>
        <w:t xml:space="preserve">2005. </w:t>
      </w:r>
      <w:r w:rsidR="006235DC" w:rsidRPr="006235DC">
        <w:rPr>
          <w:rFonts w:ascii="Times New Roman" w:hAnsi="Times New Roman" w:cs="Times New Roman"/>
        </w:rPr>
        <w:t xml:space="preserve"> </w:t>
      </w:r>
      <w:proofErr w:type="spellStart"/>
      <w:r w:rsidRPr="006235DC">
        <w:rPr>
          <w:rFonts w:ascii="Times New Roman" w:hAnsi="Times New Roman" w:cs="Times New Roman"/>
          <w:i/>
          <w:iCs/>
        </w:rPr>
        <w:t>Quantile</w:t>
      </w:r>
      <w:proofErr w:type="spellEnd"/>
      <w:r w:rsidR="006235DC" w:rsidRPr="006235DC">
        <w:rPr>
          <w:rFonts w:ascii="Times New Roman" w:hAnsi="Times New Roman" w:cs="Times New Roman"/>
          <w:i/>
          <w:iCs/>
        </w:rPr>
        <w:t xml:space="preserve"> Regression.  </w:t>
      </w:r>
      <w:proofErr w:type="gramStart"/>
      <w:r w:rsidRPr="006235DC">
        <w:rPr>
          <w:rFonts w:ascii="Times New Roman" w:hAnsi="Times New Roman" w:cs="Times New Roman"/>
        </w:rPr>
        <w:t>Cambridge University Press.</w:t>
      </w:r>
      <w:proofErr w:type="gramEnd"/>
    </w:p>
    <w:p w14:paraId="052BDE1E" w14:textId="06E3C4BE" w:rsidR="009A1848" w:rsidRPr="00C623BC" w:rsidRDefault="009A1848" w:rsidP="009A1848">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Kuminoff</w:t>
      </w:r>
      <w:proofErr w:type="spellEnd"/>
      <w:r w:rsidRPr="00C623BC">
        <w:rPr>
          <w:rFonts w:ascii="Times New Roman" w:hAnsi="Times New Roman" w:cs="Times New Roman"/>
        </w:rPr>
        <w:t xml:space="preserve">, Nicolai V., and Abdul Salam </w:t>
      </w:r>
      <w:proofErr w:type="spellStart"/>
      <w:r w:rsidRPr="00C623BC">
        <w:rPr>
          <w:rFonts w:ascii="Times New Roman" w:hAnsi="Times New Roman" w:cs="Times New Roman"/>
        </w:rPr>
        <w:t>Jarrah</w:t>
      </w:r>
      <w:proofErr w:type="spellEnd"/>
      <w:r w:rsidRPr="00C623BC">
        <w:rPr>
          <w:rFonts w:ascii="Times New Roman" w:hAnsi="Times New Roman" w:cs="Times New Roman"/>
        </w:rPr>
        <w:t xml:space="preserve">. 2010. “A New Approach to Computing Hedonic </w:t>
      </w:r>
      <w:proofErr w:type="spellStart"/>
      <w:r w:rsidRPr="00C623BC">
        <w:rPr>
          <w:rFonts w:ascii="Times New Roman" w:hAnsi="Times New Roman" w:cs="Times New Roman"/>
        </w:rPr>
        <w:t>Equilibria</w:t>
      </w:r>
      <w:proofErr w:type="spellEnd"/>
      <w:r w:rsidRPr="00C623BC">
        <w:rPr>
          <w:rFonts w:ascii="Times New Roman" w:hAnsi="Times New Roman" w:cs="Times New Roman"/>
        </w:rPr>
        <w:t xml:space="preserve"> and Investigating the</w:t>
      </w:r>
      <w:r w:rsidR="00E94E04">
        <w:rPr>
          <w:rFonts w:ascii="Times New Roman" w:hAnsi="Times New Roman" w:cs="Times New Roman"/>
        </w:rPr>
        <w:t xml:space="preserve"> Properties of Locational Sort</w:t>
      </w:r>
      <w:r w:rsidRPr="00C623BC">
        <w:rPr>
          <w:rFonts w:ascii="Times New Roman" w:hAnsi="Times New Roman" w:cs="Times New Roman"/>
        </w:rPr>
        <w:t xml:space="preserve">ing Models.” </w:t>
      </w:r>
      <w:r w:rsidRPr="00C623BC">
        <w:rPr>
          <w:rFonts w:ascii="Times New Roman" w:hAnsi="Times New Roman" w:cs="Times New Roman"/>
          <w:i/>
          <w:iCs/>
        </w:rPr>
        <w:t xml:space="preserve">Journal of Urban Economics </w:t>
      </w:r>
      <w:r w:rsidRPr="00C623BC">
        <w:rPr>
          <w:rFonts w:ascii="Times New Roman" w:hAnsi="Times New Roman" w:cs="Times New Roman"/>
        </w:rPr>
        <w:t>67 (3): 322–35.</w:t>
      </w:r>
    </w:p>
    <w:p w14:paraId="62240B34" w14:textId="0C48FEA6" w:rsidR="00E94E04" w:rsidRPr="00C623BC" w:rsidRDefault="00E94E04" w:rsidP="00E94E04">
      <w:pPr>
        <w:spacing w:after="240"/>
        <w:rPr>
          <w:rFonts w:ascii="Times New Roman" w:eastAsia="Times New Roman" w:hAnsi="Times New Roman" w:cs="Times New Roman"/>
        </w:rPr>
      </w:pPr>
      <w:proofErr w:type="spellStart"/>
      <w:r w:rsidRPr="00C623BC">
        <w:rPr>
          <w:rFonts w:ascii="Times New Roman" w:eastAsia="Times New Roman" w:hAnsi="Times New Roman" w:cs="Times New Roman"/>
        </w:rPr>
        <w:t>Lalive</w:t>
      </w:r>
      <w:proofErr w:type="spellEnd"/>
      <w:r w:rsidRPr="00C623BC">
        <w:rPr>
          <w:rFonts w:ascii="Times New Roman" w:eastAsia="Times New Roman" w:hAnsi="Times New Roman" w:cs="Times New Roman"/>
        </w:rPr>
        <w:t xml:space="preserve"> a</w:t>
      </w:r>
      <w:r w:rsidR="006235DC">
        <w:rPr>
          <w:rFonts w:ascii="Times New Roman" w:eastAsia="Times New Roman" w:hAnsi="Times New Roman" w:cs="Times New Roman"/>
        </w:rPr>
        <w:t xml:space="preserve">nd </w:t>
      </w:r>
      <w:proofErr w:type="spellStart"/>
      <w:r w:rsidR="006235DC">
        <w:rPr>
          <w:rFonts w:ascii="Times New Roman" w:eastAsia="Times New Roman" w:hAnsi="Times New Roman" w:cs="Times New Roman"/>
        </w:rPr>
        <w:t>Cattaeno</w:t>
      </w:r>
      <w:proofErr w:type="spellEnd"/>
      <w:r w:rsidR="006235DC">
        <w:rPr>
          <w:rFonts w:ascii="Times New Roman" w:eastAsia="Times New Roman" w:hAnsi="Times New Roman" w:cs="Times New Roman"/>
        </w:rPr>
        <w:t>. 2009</w:t>
      </w:r>
      <w:r w:rsidRPr="00C623BC">
        <w:rPr>
          <w:rFonts w:ascii="Times New Roman" w:eastAsia="Times New Roman" w:hAnsi="Times New Roman" w:cs="Times New Roman"/>
        </w:rPr>
        <w:t xml:space="preserve">.  “Social Interactions and Schooling Decisions.” </w:t>
      </w:r>
      <w:r w:rsidRPr="00C623BC">
        <w:rPr>
          <w:rFonts w:ascii="Times New Roman" w:eastAsia="Times New Roman" w:hAnsi="Times New Roman" w:cs="Times New Roman"/>
          <w:i/>
        </w:rPr>
        <w:t>Review of Economics and Statistics</w:t>
      </w:r>
      <w:r w:rsidRPr="00C623BC">
        <w:rPr>
          <w:rFonts w:ascii="Times New Roman" w:eastAsia="Times New Roman" w:hAnsi="Times New Roman" w:cs="Times New Roman"/>
        </w:rPr>
        <w:t xml:space="preserve"> 91(3):457-477.</w:t>
      </w:r>
    </w:p>
    <w:p w14:paraId="558A811C" w14:textId="77777777" w:rsidR="00213DCA" w:rsidRPr="00C623BC" w:rsidRDefault="00213DCA" w:rsidP="00213DCA">
      <w:pPr>
        <w:widowControl w:val="0"/>
        <w:autoSpaceDE w:val="0"/>
        <w:autoSpaceDN w:val="0"/>
        <w:adjustRightInd w:val="0"/>
        <w:spacing w:after="240"/>
        <w:rPr>
          <w:rFonts w:ascii="Times New Roman" w:hAnsi="Times New Roman" w:cs="Times New Roman"/>
        </w:rPr>
      </w:pPr>
      <w:proofErr w:type="gramStart"/>
      <w:r w:rsidRPr="00C623BC">
        <w:rPr>
          <w:rFonts w:ascii="Times New Roman" w:hAnsi="Times New Roman" w:cs="Times New Roman"/>
        </w:rPr>
        <w:t xml:space="preserve">Linden, Leigh, and Jonah E. </w:t>
      </w:r>
      <w:proofErr w:type="spellStart"/>
      <w:r w:rsidRPr="00C623BC">
        <w:rPr>
          <w:rFonts w:ascii="Times New Roman" w:hAnsi="Times New Roman" w:cs="Times New Roman"/>
        </w:rPr>
        <w:t>Rockoff</w:t>
      </w:r>
      <w:proofErr w:type="spellEnd"/>
      <w:r w:rsidRPr="00C623BC">
        <w:rPr>
          <w:rFonts w:ascii="Times New Roman" w:hAnsi="Times New Roman" w:cs="Times New Roman"/>
        </w:rPr>
        <w:t>.</w:t>
      </w:r>
      <w:proofErr w:type="gramEnd"/>
      <w:r w:rsidRPr="00C623BC">
        <w:rPr>
          <w:rFonts w:ascii="Times New Roman" w:hAnsi="Times New Roman" w:cs="Times New Roman"/>
        </w:rPr>
        <w:t xml:space="preserve"> 2008. “Estimates of the Impact of Crime Risk on Property Values from Megan’s Laws.” </w:t>
      </w:r>
      <w:r w:rsidRPr="00C623BC">
        <w:rPr>
          <w:rFonts w:ascii="Times New Roman" w:hAnsi="Times New Roman" w:cs="Times New Roman"/>
          <w:i/>
          <w:iCs/>
        </w:rPr>
        <w:t xml:space="preserve">American Economic Review </w:t>
      </w:r>
      <w:r w:rsidRPr="00C623BC">
        <w:rPr>
          <w:rFonts w:ascii="Times New Roman" w:hAnsi="Times New Roman" w:cs="Times New Roman"/>
        </w:rPr>
        <w:t>98 (3): 1103–27.</w:t>
      </w:r>
    </w:p>
    <w:p w14:paraId="3A04180E" w14:textId="20BEF3DB" w:rsidR="008C3D8F" w:rsidRDefault="008C3D8F" w:rsidP="00801592">
      <w:pPr>
        <w:widowControl w:val="0"/>
        <w:autoSpaceDE w:val="0"/>
        <w:autoSpaceDN w:val="0"/>
        <w:adjustRightInd w:val="0"/>
        <w:spacing w:after="240"/>
        <w:rPr>
          <w:rFonts w:ascii="Times New Roman" w:hAnsi="Times New Roman" w:cs="Times New Roman"/>
        </w:rPr>
      </w:pPr>
      <w:proofErr w:type="gramStart"/>
      <w:r>
        <w:rPr>
          <w:rFonts w:ascii="Times New Roman" w:hAnsi="Times New Roman" w:cs="Times New Roman"/>
        </w:rPr>
        <w:t xml:space="preserve">Ma, </w:t>
      </w:r>
      <w:proofErr w:type="spellStart"/>
      <w:r>
        <w:rPr>
          <w:rFonts w:ascii="Times New Roman" w:hAnsi="Times New Roman" w:cs="Times New Roman"/>
        </w:rPr>
        <w:t>Lala</w:t>
      </w:r>
      <w:proofErr w:type="spellEnd"/>
      <w:r>
        <w:rPr>
          <w:rFonts w:ascii="Times New Roman" w:hAnsi="Times New Roman" w:cs="Times New Roman"/>
        </w:rPr>
        <w:t>.</w:t>
      </w:r>
      <w:proofErr w:type="gramEnd"/>
      <w:r>
        <w:rPr>
          <w:rFonts w:ascii="Times New Roman" w:hAnsi="Times New Roman" w:cs="Times New Roman"/>
        </w:rPr>
        <w:t xml:space="preserve"> 2013.  “Learning in a Hedonic Framework: Valuing Brownfield Remediation.”  Unpublished Manuscript.</w:t>
      </w:r>
    </w:p>
    <w:p w14:paraId="151A3987" w14:textId="5E2B3103" w:rsidR="008C3D8F" w:rsidRDefault="008C3D8F" w:rsidP="00801592">
      <w:pPr>
        <w:widowControl w:val="0"/>
        <w:autoSpaceDE w:val="0"/>
        <w:autoSpaceDN w:val="0"/>
        <w:adjustRightInd w:val="0"/>
        <w:spacing w:after="240"/>
        <w:rPr>
          <w:rFonts w:ascii="Times New Roman" w:hAnsi="Times New Roman" w:cs="Times New Roman"/>
        </w:rPr>
      </w:pPr>
      <w:proofErr w:type="spellStart"/>
      <w:r>
        <w:rPr>
          <w:rFonts w:ascii="Times New Roman" w:hAnsi="Times New Roman" w:cs="Times New Roman"/>
        </w:rPr>
        <w:t>Mastromonaco</w:t>
      </w:r>
      <w:proofErr w:type="spellEnd"/>
      <w:r>
        <w:rPr>
          <w:rFonts w:ascii="Times New Roman" w:hAnsi="Times New Roman" w:cs="Times New Roman"/>
        </w:rPr>
        <w:t>, Ralph. 2013.  “A Dynamic General Equilibrium Analysis of the Equity Implications and Welfare Effects of Disproportionate Exposure.”  Unpublished Manuscript.</w:t>
      </w:r>
    </w:p>
    <w:p w14:paraId="42E9F39F" w14:textId="331A2FBE" w:rsidR="00801592" w:rsidRPr="00C623BC" w:rsidRDefault="00801592" w:rsidP="00801592">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McFadden, Daniel. </w:t>
      </w:r>
      <w:r w:rsidR="00E94E04">
        <w:rPr>
          <w:rFonts w:ascii="Times New Roman" w:hAnsi="Times New Roman" w:cs="Times New Roman"/>
        </w:rPr>
        <w:t xml:space="preserve">1974. “Conditional </w:t>
      </w:r>
      <w:proofErr w:type="spellStart"/>
      <w:r w:rsidR="00E94E04">
        <w:rPr>
          <w:rFonts w:ascii="Times New Roman" w:hAnsi="Times New Roman" w:cs="Times New Roman"/>
        </w:rPr>
        <w:t>Logit</w:t>
      </w:r>
      <w:proofErr w:type="spellEnd"/>
      <w:r w:rsidR="00E94E04">
        <w:rPr>
          <w:rFonts w:ascii="Times New Roman" w:hAnsi="Times New Roman" w:cs="Times New Roman"/>
        </w:rPr>
        <w:t xml:space="preserve"> Analy</w:t>
      </w:r>
      <w:r w:rsidRPr="00C623BC">
        <w:rPr>
          <w:rFonts w:ascii="Times New Roman" w:hAnsi="Times New Roman" w:cs="Times New Roman"/>
        </w:rPr>
        <w:t xml:space="preserve">sis of Qualitative Choice Behavior.” In </w:t>
      </w:r>
      <w:r w:rsidRPr="00C623BC">
        <w:rPr>
          <w:rFonts w:ascii="Times New Roman" w:hAnsi="Times New Roman" w:cs="Times New Roman"/>
          <w:i/>
          <w:iCs/>
        </w:rPr>
        <w:t xml:space="preserve">Frontiers of Econometrics, </w:t>
      </w:r>
      <w:r w:rsidRPr="00C623BC">
        <w:rPr>
          <w:rFonts w:ascii="Times New Roman" w:hAnsi="Times New Roman" w:cs="Times New Roman"/>
        </w:rPr>
        <w:t xml:space="preserve">edited by Paul </w:t>
      </w:r>
      <w:proofErr w:type="spellStart"/>
      <w:r w:rsidRPr="00C623BC">
        <w:rPr>
          <w:rFonts w:ascii="Times New Roman" w:hAnsi="Times New Roman" w:cs="Times New Roman"/>
        </w:rPr>
        <w:t>Zarembka</w:t>
      </w:r>
      <w:proofErr w:type="spellEnd"/>
      <w:r w:rsidRPr="00C623BC">
        <w:rPr>
          <w:rFonts w:ascii="Times New Roman" w:hAnsi="Times New Roman" w:cs="Times New Roman"/>
        </w:rPr>
        <w:t>, 105–42. New York: Academic Press.</w:t>
      </w:r>
    </w:p>
    <w:p w14:paraId="383CDF95" w14:textId="1D4EA71C" w:rsidR="00801592" w:rsidRDefault="00801592" w:rsidP="00801592">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Mendelsohn, Robert. 1985. “Identifying Structural Equations with Single Market Data.” </w:t>
      </w:r>
      <w:r w:rsidR="00E94E04">
        <w:rPr>
          <w:rFonts w:ascii="Times New Roman" w:hAnsi="Times New Roman" w:cs="Times New Roman"/>
          <w:i/>
          <w:iCs/>
        </w:rPr>
        <w:t>Review of Eco</w:t>
      </w:r>
      <w:r w:rsidRPr="00C623BC">
        <w:rPr>
          <w:rFonts w:ascii="Times New Roman" w:hAnsi="Times New Roman" w:cs="Times New Roman"/>
          <w:i/>
          <w:iCs/>
        </w:rPr>
        <w:t xml:space="preserve">nomics and Statistics </w:t>
      </w:r>
      <w:r w:rsidRPr="00C623BC">
        <w:rPr>
          <w:rFonts w:ascii="Times New Roman" w:hAnsi="Times New Roman" w:cs="Times New Roman"/>
        </w:rPr>
        <w:t>67 (3): 525–29.</w:t>
      </w:r>
    </w:p>
    <w:p w14:paraId="05DEA722" w14:textId="70747654" w:rsidR="006235DC" w:rsidRPr="00C623BC" w:rsidRDefault="006235DC" w:rsidP="00801592">
      <w:pPr>
        <w:widowControl w:val="0"/>
        <w:autoSpaceDE w:val="0"/>
        <w:autoSpaceDN w:val="0"/>
        <w:adjustRightInd w:val="0"/>
        <w:spacing w:after="240"/>
        <w:rPr>
          <w:rFonts w:ascii="Times New Roman" w:hAnsi="Times New Roman" w:cs="Times New Roman"/>
        </w:rPr>
      </w:pPr>
      <w:proofErr w:type="spellStart"/>
      <w:r>
        <w:rPr>
          <w:rFonts w:ascii="Times New Roman" w:hAnsi="Times New Roman" w:cs="Times New Roman"/>
        </w:rPr>
        <w:t>Muehlenbachs</w:t>
      </w:r>
      <w:proofErr w:type="spellEnd"/>
      <w:r>
        <w:rPr>
          <w:rFonts w:ascii="Times New Roman" w:hAnsi="Times New Roman" w:cs="Times New Roman"/>
        </w:rPr>
        <w:t xml:space="preserve">, </w:t>
      </w:r>
      <w:proofErr w:type="spellStart"/>
      <w:r>
        <w:rPr>
          <w:rFonts w:ascii="Times New Roman" w:hAnsi="Times New Roman" w:cs="Times New Roman"/>
        </w:rPr>
        <w:t>Lucija</w:t>
      </w:r>
      <w:proofErr w:type="spellEnd"/>
      <w:r>
        <w:rPr>
          <w:rFonts w:ascii="Times New Roman" w:hAnsi="Times New Roman" w:cs="Times New Roman"/>
        </w:rPr>
        <w:t xml:space="preserve">, </w:t>
      </w:r>
      <w:proofErr w:type="spellStart"/>
      <w:r>
        <w:rPr>
          <w:rFonts w:ascii="Times New Roman" w:hAnsi="Times New Roman" w:cs="Times New Roman"/>
        </w:rPr>
        <w:t>Elisheba</w:t>
      </w:r>
      <w:proofErr w:type="spellEnd"/>
      <w:r>
        <w:rPr>
          <w:rFonts w:ascii="Times New Roman" w:hAnsi="Times New Roman" w:cs="Times New Roman"/>
        </w:rPr>
        <w:t xml:space="preserve"> Spiller, and Christopher Timmins. 2014.  “The Housing Market Impacts of Shale Gas Development.”  </w:t>
      </w:r>
      <w:proofErr w:type="gramStart"/>
      <w:r>
        <w:rPr>
          <w:rFonts w:ascii="Times New Roman" w:hAnsi="Times New Roman" w:cs="Times New Roman"/>
        </w:rPr>
        <w:t>NBER Working Paper 19796.</w:t>
      </w:r>
      <w:proofErr w:type="gramEnd"/>
    </w:p>
    <w:p w14:paraId="262A009D" w14:textId="6D6DAAA5" w:rsidR="00213DCA" w:rsidRPr="00C623BC" w:rsidRDefault="00213DCA" w:rsidP="00213DCA">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Murphy, Alvin. 2010. “A Dynamic Model of Housing Supply.” Unpublished</w:t>
      </w:r>
      <w:r w:rsidR="00E94E04">
        <w:rPr>
          <w:rFonts w:ascii="Times New Roman" w:hAnsi="Times New Roman" w:cs="Times New Roman"/>
        </w:rPr>
        <w:t xml:space="preserve"> Manuscript</w:t>
      </w:r>
      <w:r w:rsidRPr="00C623BC">
        <w:rPr>
          <w:rFonts w:ascii="Times New Roman" w:hAnsi="Times New Roman" w:cs="Times New Roman"/>
        </w:rPr>
        <w:t>.</w:t>
      </w:r>
    </w:p>
    <w:p w14:paraId="29BEB802" w14:textId="6E048727"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Nechyba</w:t>
      </w:r>
      <w:proofErr w:type="spellEnd"/>
      <w:r w:rsidRPr="00C623BC">
        <w:rPr>
          <w:rFonts w:ascii="Times New Roman" w:hAnsi="Times New Roman" w:cs="Times New Roman"/>
        </w:rPr>
        <w:t xml:space="preserve">, Thomas J. 1999. “School Finance Induced Migration and Stratification Patterns: The Impact of Private School Vouchers.” </w:t>
      </w:r>
      <w:r w:rsidR="00E94E04">
        <w:rPr>
          <w:rFonts w:ascii="Times New Roman" w:hAnsi="Times New Roman" w:cs="Times New Roman"/>
          <w:i/>
          <w:iCs/>
        </w:rPr>
        <w:t>Journal of Public Eco</w:t>
      </w:r>
      <w:r w:rsidRPr="00C623BC">
        <w:rPr>
          <w:rFonts w:ascii="Times New Roman" w:hAnsi="Times New Roman" w:cs="Times New Roman"/>
          <w:i/>
          <w:iCs/>
        </w:rPr>
        <w:t xml:space="preserve">nomic Theory </w:t>
      </w:r>
      <w:r w:rsidR="00E94E04">
        <w:rPr>
          <w:rFonts w:ascii="Times New Roman" w:hAnsi="Times New Roman" w:cs="Times New Roman"/>
        </w:rPr>
        <w:t>1</w:t>
      </w:r>
      <w:r w:rsidRPr="00C623BC">
        <w:rPr>
          <w:rFonts w:ascii="Times New Roman" w:hAnsi="Times New Roman" w:cs="Times New Roman"/>
        </w:rPr>
        <w:t>(1): 5–50.</w:t>
      </w:r>
    </w:p>
    <w:p w14:paraId="76B305EC" w14:textId="13A96A98" w:rsidR="00464F98" w:rsidRPr="006235DC" w:rsidRDefault="00464F98" w:rsidP="009537A5">
      <w:pPr>
        <w:spacing w:after="240"/>
        <w:rPr>
          <w:rFonts w:ascii="Times New Roman" w:eastAsia="Times New Roman" w:hAnsi="Times New Roman" w:cs="Times New Roman"/>
        </w:rPr>
      </w:pPr>
      <w:r w:rsidRPr="006235DC">
        <w:rPr>
          <w:rFonts w:ascii="Times New Roman" w:eastAsia="Times New Roman" w:hAnsi="Times New Roman" w:cs="Times New Roman"/>
        </w:rPr>
        <w:t>O'Hara, M</w:t>
      </w:r>
      <w:r w:rsidR="00E94E04" w:rsidRPr="006235DC">
        <w:rPr>
          <w:rFonts w:ascii="Times New Roman" w:eastAsia="Times New Roman" w:hAnsi="Times New Roman" w:cs="Times New Roman"/>
        </w:rPr>
        <w:t>ichael. 2013</w:t>
      </w:r>
      <w:r w:rsidRPr="006235DC">
        <w:rPr>
          <w:rFonts w:ascii="Times New Roman" w:eastAsia="Times New Roman" w:hAnsi="Times New Roman" w:cs="Times New Roman"/>
        </w:rPr>
        <w:t xml:space="preserve">.  “Empirical Identification of Perceived Congestion.” </w:t>
      </w:r>
      <w:r w:rsidRPr="006235DC">
        <w:rPr>
          <w:rFonts w:ascii="Times New Roman" w:eastAsia="Times New Roman" w:hAnsi="Times New Roman" w:cs="Times New Roman"/>
          <w:i/>
        </w:rPr>
        <w:t xml:space="preserve">Empirical </w:t>
      </w:r>
      <w:proofErr w:type="gramStart"/>
      <w:r w:rsidRPr="006235DC">
        <w:rPr>
          <w:rFonts w:ascii="Times New Roman" w:eastAsia="Times New Roman" w:hAnsi="Times New Roman" w:cs="Times New Roman"/>
          <w:i/>
        </w:rPr>
        <w:t>Economics</w:t>
      </w:r>
      <w:r w:rsidRPr="006235DC">
        <w:rPr>
          <w:rFonts w:ascii="Times New Roman" w:eastAsia="Times New Roman" w:hAnsi="Times New Roman" w:cs="Times New Roman"/>
        </w:rPr>
        <w:t xml:space="preserve">  45</w:t>
      </w:r>
      <w:proofErr w:type="gramEnd"/>
      <w:r w:rsidRPr="006235DC">
        <w:rPr>
          <w:rFonts w:ascii="Times New Roman" w:eastAsia="Times New Roman" w:hAnsi="Times New Roman" w:cs="Times New Roman"/>
        </w:rPr>
        <w:t>(3): 1167 - 1187.</w:t>
      </w:r>
    </w:p>
    <w:p w14:paraId="35673219" w14:textId="124C44AC" w:rsidR="006235DC" w:rsidRPr="006235DC" w:rsidRDefault="006235DC" w:rsidP="006235DC">
      <w:pPr>
        <w:widowControl w:val="0"/>
        <w:autoSpaceDE w:val="0"/>
        <w:autoSpaceDN w:val="0"/>
        <w:adjustRightInd w:val="0"/>
        <w:spacing w:after="240"/>
        <w:rPr>
          <w:rFonts w:ascii="Times New Roman" w:hAnsi="Times New Roman" w:cs="Times New Roman"/>
        </w:rPr>
      </w:pPr>
      <w:proofErr w:type="spellStart"/>
      <w:r w:rsidRPr="006235DC">
        <w:rPr>
          <w:rFonts w:ascii="Times New Roman" w:hAnsi="Times New Roman" w:cs="Times New Roman"/>
        </w:rPr>
        <w:t>Palmquist</w:t>
      </w:r>
      <w:proofErr w:type="spellEnd"/>
      <w:r w:rsidRPr="006235DC">
        <w:rPr>
          <w:rFonts w:ascii="Times New Roman" w:hAnsi="Times New Roman" w:cs="Times New Roman"/>
        </w:rPr>
        <w:t xml:space="preserve">, Raymond. B., F. M. Roka, and T. </w:t>
      </w:r>
      <w:proofErr w:type="spellStart"/>
      <w:r w:rsidRPr="006235DC">
        <w:rPr>
          <w:rFonts w:ascii="Times New Roman" w:hAnsi="Times New Roman" w:cs="Times New Roman"/>
        </w:rPr>
        <w:t>Vukina</w:t>
      </w:r>
      <w:proofErr w:type="spellEnd"/>
      <w:r w:rsidRPr="006235DC">
        <w:rPr>
          <w:rFonts w:ascii="Times New Roman" w:hAnsi="Times New Roman" w:cs="Times New Roman"/>
        </w:rPr>
        <w:t xml:space="preserve">. 1997.  “Hog operations, environmental effects, and residential property values.” </w:t>
      </w:r>
      <w:r w:rsidRPr="006235DC">
        <w:rPr>
          <w:rFonts w:ascii="Times New Roman" w:hAnsi="Times New Roman" w:cs="Times New Roman"/>
          <w:i/>
          <w:iCs/>
        </w:rPr>
        <w:t xml:space="preserve">Land Economics </w:t>
      </w:r>
      <w:r w:rsidRPr="006235DC">
        <w:rPr>
          <w:rFonts w:ascii="Times New Roman" w:hAnsi="Times New Roman" w:cs="Times New Roman"/>
        </w:rPr>
        <w:t>114–124.</w:t>
      </w:r>
    </w:p>
    <w:p w14:paraId="03B96CAF" w14:textId="656AF8B9" w:rsidR="00213DCA" w:rsidRPr="00C623BC" w:rsidRDefault="00213DCA" w:rsidP="00213DCA">
      <w:pPr>
        <w:widowControl w:val="0"/>
        <w:autoSpaceDE w:val="0"/>
        <w:autoSpaceDN w:val="0"/>
        <w:adjustRightInd w:val="0"/>
        <w:spacing w:after="240"/>
        <w:rPr>
          <w:rFonts w:ascii="Times New Roman" w:hAnsi="Times New Roman" w:cs="Times New Roman"/>
        </w:rPr>
      </w:pPr>
      <w:r w:rsidRPr="006235DC">
        <w:rPr>
          <w:rFonts w:ascii="Times New Roman" w:hAnsi="Times New Roman" w:cs="Times New Roman"/>
        </w:rPr>
        <w:lastRenderedPageBreak/>
        <w:t>Pope, Jaren C. 2008. “Fear of Crime and Housing Prices: Household Reactions to Sex</w:t>
      </w:r>
      <w:r w:rsidRPr="00C623BC">
        <w:rPr>
          <w:rFonts w:ascii="Times New Roman" w:hAnsi="Times New Roman" w:cs="Times New Roman"/>
        </w:rPr>
        <w:t xml:space="preserve"> Offender Registries.” </w:t>
      </w:r>
      <w:r w:rsidRPr="00C623BC">
        <w:rPr>
          <w:rFonts w:ascii="Times New Roman" w:hAnsi="Times New Roman" w:cs="Times New Roman"/>
          <w:i/>
          <w:iCs/>
        </w:rPr>
        <w:t xml:space="preserve">Journal of Urban Economics </w:t>
      </w:r>
      <w:r w:rsidRPr="00C623BC">
        <w:rPr>
          <w:rFonts w:ascii="Times New Roman" w:hAnsi="Times New Roman" w:cs="Times New Roman"/>
        </w:rPr>
        <w:t>64 (3): 601–14.</w:t>
      </w:r>
    </w:p>
    <w:p w14:paraId="799FE77E" w14:textId="219E726E" w:rsidR="009A1848" w:rsidRPr="00C623BC" w:rsidRDefault="009A1848" w:rsidP="009A1848">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Rosen, Sherwin. 1974. “Hedonic Prices and Implicit Markets: Product Differentiation in Pure Competition.” </w:t>
      </w:r>
      <w:r w:rsidRPr="00C623BC">
        <w:rPr>
          <w:rFonts w:ascii="Times New Roman" w:hAnsi="Times New Roman" w:cs="Times New Roman"/>
          <w:i/>
          <w:iCs/>
        </w:rPr>
        <w:t xml:space="preserve">Journal of Political Economy </w:t>
      </w:r>
      <w:r w:rsidRPr="00C623BC">
        <w:rPr>
          <w:rFonts w:ascii="Times New Roman" w:hAnsi="Times New Roman" w:cs="Times New Roman"/>
        </w:rPr>
        <w:t>82 (1): 34–55.</w:t>
      </w:r>
    </w:p>
    <w:p w14:paraId="607DCCFB" w14:textId="384BA376"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Schmidheiny</w:t>
      </w:r>
      <w:proofErr w:type="spellEnd"/>
      <w:r w:rsidRPr="00C623BC">
        <w:rPr>
          <w:rFonts w:ascii="Times New Roman" w:hAnsi="Times New Roman" w:cs="Times New Roman"/>
        </w:rPr>
        <w:t>, Kurt. 2006. “Income Segregation and</w:t>
      </w:r>
      <w:r w:rsidR="00E94E04">
        <w:rPr>
          <w:rFonts w:ascii="Times New Roman" w:hAnsi="Times New Roman" w:cs="Times New Roman"/>
        </w:rPr>
        <w:t xml:space="preserve"> </w:t>
      </w:r>
      <w:r w:rsidRPr="00C623BC">
        <w:rPr>
          <w:rFonts w:ascii="Times New Roman" w:hAnsi="Times New Roman" w:cs="Times New Roman"/>
        </w:rPr>
        <w:t xml:space="preserve">Local Progressive Taxation: Empirical Evidence from Switzerland.” </w:t>
      </w:r>
      <w:r w:rsidRPr="00C623BC">
        <w:rPr>
          <w:rFonts w:ascii="Times New Roman" w:hAnsi="Times New Roman" w:cs="Times New Roman"/>
          <w:i/>
          <w:iCs/>
        </w:rPr>
        <w:t xml:space="preserve">Journal of Public Economics </w:t>
      </w:r>
      <w:r w:rsidRPr="00C623BC">
        <w:rPr>
          <w:rFonts w:ascii="Times New Roman" w:hAnsi="Times New Roman" w:cs="Times New Roman"/>
        </w:rPr>
        <w:t>90 (3): 429–58.</w:t>
      </w:r>
    </w:p>
    <w:p w14:paraId="0D47054D" w14:textId="77777777" w:rsidR="00C623BC" w:rsidRP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Sethi</w:t>
      </w:r>
      <w:proofErr w:type="spellEnd"/>
      <w:r w:rsidRPr="00C623BC">
        <w:rPr>
          <w:rFonts w:ascii="Times New Roman" w:hAnsi="Times New Roman" w:cs="Times New Roman"/>
        </w:rPr>
        <w:t xml:space="preserve">, Rajiv, and </w:t>
      </w:r>
      <w:proofErr w:type="spellStart"/>
      <w:r w:rsidRPr="00C623BC">
        <w:rPr>
          <w:rFonts w:ascii="Times New Roman" w:hAnsi="Times New Roman" w:cs="Times New Roman"/>
        </w:rPr>
        <w:t>Rohini</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Somanathan</w:t>
      </w:r>
      <w:proofErr w:type="spellEnd"/>
      <w:r w:rsidRPr="00C623BC">
        <w:rPr>
          <w:rFonts w:ascii="Times New Roman" w:hAnsi="Times New Roman" w:cs="Times New Roman"/>
        </w:rPr>
        <w:t xml:space="preserve">. 2004. “Inequality and Segregation.” </w:t>
      </w:r>
      <w:r w:rsidRPr="00C623BC">
        <w:rPr>
          <w:rFonts w:ascii="Times New Roman" w:hAnsi="Times New Roman" w:cs="Times New Roman"/>
          <w:i/>
          <w:iCs/>
        </w:rPr>
        <w:t xml:space="preserve">Journal of Political Economy </w:t>
      </w:r>
      <w:r w:rsidRPr="00C623BC">
        <w:rPr>
          <w:rFonts w:ascii="Times New Roman" w:hAnsi="Times New Roman" w:cs="Times New Roman"/>
        </w:rPr>
        <w:t>112 (6): 1296–1321.</w:t>
      </w:r>
    </w:p>
    <w:p w14:paraId="533AFA51" w14:textId="77777777" w:rsidR="009A1848" w:rsidRPr="00C623BC" w:rsidRDefault="009A1848" w:rsidP="009A1848">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Sieg</w:t>
      </w:r>
      <w:proofErr w:type="spellEnd"/>
      <w:r w:rsidRPr="00C623BC">
        <w:rPr>
          <w:rFonts w:ascii="Times New Roman" w:hAnsi="Times New Roman" w:cs="Times New Roman"/>
        </w:rPr>
        <w:t xml:space="preserve">, </w:t>
      </w:r>
      <w:proofErr w:type="spellStart"/>
      <w:r w:rsidRPr="00C623BC">
        <w:rPr>
          <w:rFonts w:ascii="Times New Roman" w:hAnsi="Times New Roman" w:cs="Times New Roman"/>
        </w:rPr>
        <w:t>Holger</w:t>
      </w:r>
      <w:proofErr w:type="spellEnd"/>
      <w:r w:rsidRPr="00C623BC">
        <w:rPr>
          <w:rFonts w:ascii="Times New Roman" w:hAnsi="Times New Roman" w:cs="Times New Roman"/>
        </w:rPr>
        <w:t xml:space="preserve">, V. Kerry Smith, H. Spencer </w:t>
      </w:r>
      <w:proofErr w:type="spellStart"/>
      <w:r w:rsidRPr="00C623BC">
        <w:rPr>
          <w:rFonts w:ascii="Times New Roman" w:hAnsi="Times New Roman" w:cs="Times New Roman"/>
        </w:rPr>
        <w:t>Banzhaf</w:t>
      </w:r>
      <w:proofErr w:type="spellEnd"/>
      <w:r w:rsidRPr="00C623BC">
        <w:rPr>
          <w:rFonts w:ascii="Times New Roman" w:hAnsi="Times New Roman" w:cs="Times New Roman"/>
        </w:rPr>
        <w:t xml:space="preserve">, and Randy Walsh. 2004. “Estimating the General Equilibrium Benefits of Large Changes in Spatially Delineated Public Goods.” </w:t>
      </w:r>
      <w:r w:rsidRPr="00C623BC">
        <w:rPr>
          <w:rFonts w:ascii="Times New Roman" w:hAnsi="Times New Roman" w:cs="Times New Roman"/>
          <w:i/>
          <w:iCs/>
        </w:rPr>
        <w:t xml:space="preserve">International Economic Review </w:t>
      </w:r>
      <w:r w:rsidRPr="00C623BC">
        <w:rPr>
          <w:rFonts w:ascii="Times New Roman" w:hAnsi="Times New Roman" w:cs="Times New Roman"/>
        </w:rPr>
        <w:t>45 (4): 1047–77.</w:t>
      </w:r>
    </w:p>
    <w:p w14:paraId="54B54D94" w14:textId="25C48D72" w:rsidR="00C623BC" w:rsidRPr="00C623BC" w:rsidRDefault="00C623BC" w:rsidP="00C623BC">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Takeuchi, </w:t>
      </w:r>
      <w:proofErr w:type="spellStart"/>
      <w:r w:rsidRPr="00C623BC">
        <w:rPr>
          <w:rFonts w:ascii="Times New Roman" w:hAnsi="Times New Roman" w:cs="Times New Roman"/>
        </w:rPr>
        <w:t>Akie</w:t>
      </w:r>
      <w:proofErr w:type="spellEnd"/>
      <w:r w:rsidRPr="00C623BC">
        <w:rPr>
          <w:rFonts w:ascii="Times New Roman" w:hAnsi="Times New Roman" w:cs="Times New Roman"/>
        </w:rPr>
        <w:t>, Maureen Cropper, and Antonio Bento. 2008. “Measuring the Welfare Effects of Slum Improve</w:t>
      </w:r>
      <w:r w:rsidR="00E94E04">
        <w:rPr>
          <w:rFonts w:ascii="Times New Roman" w:hAnsi="Times New Roman" w:cs="Times New Roman"/>
        </w:rPr>
        <w:t>ment Programs: The Case of Mum</w:t>
      </w:r>
      <w:r w:rsidRPr="00C623BC">
        <w:rPr>
          <w:rFonts w:ascii="Times New Roman" w:hAnsi="Times New Roman" w:cs="Times New Roman"/>
        </w:rPr>
        <w:t xml:space="preserve">bai.” </w:t>
      </w:r>
      <w:r w:rsidRPr="00C623BC">
        <w:rPr>
          <w:rFonts w:ascii="Times New Roman" w:hAnsi="Times New Roman" w:cs="Times New Roman"/>
          <w:i/>
          <w:iCs/>
        </w:rPr>
        <w:t xml:space="preserve">Journal of Urban Economics </w:t>
      </w:r>
      <w:r w:rsidRPr="00C623BC">
        <w:rPr>
          <w:rFonts w:ascii="Times New Roman" w:hAnsi="Times New Roman" w:cs="Times New Roman"/>
        </w:rPr>
        <w:t>64(1): 65–84.</w:t>
      </w:r>
    </w:p>
    <w:p w14:paraId="49A724BE" w14:textId="77777777" w:rsidR="009A1848" w:rsidRPr="00C623BC" w:rsidRDefault="009A1848" w:rsidP="009A1848">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Tiebout</w:t>
      </w:r>
      <w:proofErr w:type="spellEnd"/>
      <w:r w:rsidRPr="00C623BC">
        <w:rPr>
          <w:rFonts w:ascii="Times New Roman" w:hAnsi="Times New Roman" w:cs="Times New Roman"/>
        </w:rPr>
        <w:t xml:space="preserve">, Charles M. 1956. “A Pure Theory of Local Expenditures.” </w:t>
      </w:r>
      <w:r w:rsidRPr="00C623BC">
        <w:rPr>
          <w:rFonts w:ascii="Times New Roman" w:hAnsi="Times New Roman" w:cs="Times New Roman"/>
          <w:i/>
          <w:iCs/>
        </w:rPr>
        <w:t xml:space="preserve">Journal of Political Economy </w:t>
      </w:r>
      <w:r w:rsidRPr="00C623BC">
        <w:rPr>
          <w:rFonts w:ascii="Times New Roman" w:hAnsi="Times New Roman" w:cs="Times New Roman"/>
        </w:rPr>
        <w:t>64 (5): 416–24.</w:t>
      </w:r>
    </w:p>
    <w:p w14:paraId="7E4E6D53" w14:textId="77777777" w:rsidR="009A1848" w:rsidRPr="00C623BC" w:rsidRDefault="009A1848" w:rsidP="009A1848">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Timmins, Christopher. 2007. “If You Cannot Take the Heat, Get Out of the </w:t>
      </w:r>
      <w:proofErr w:type="spellStart"/>
      <w:r w:rsidRPr="00C623BC">
        <w:rPr>
          <w:rFonts w:ascii="Times New Roman" w:hAnsi="Times New Roman" w:cs="Times New Roman"/>
        </w:rPr>
        <w:t>Cerrado</w:t>
      </w:r>
      <w:proofErr w:type="spellEnd"/>
      <w:r w:rsidRPr="00C623BC">
        <w:rPr>
          <w:rFonts w:ascii="Times New Roman" w:hAnsi="Times New Roman" w:cs="Times New Roman"/>
        </w:rPr>
        <w:t xml:space="preserve"> . . . Recovering the Equilibrium Amenity Cost of </w:t>
      </w:r>
      <w:proofErr w:type="spellStart"/>
      <w:r w:rsidRPr="00C623BC">
        <w:rPr>
          <w:rFonts w:ascii="Times New Roman" w:hAnsi="Times New Roman" w:cs="Times New Roman"/>
        </w:rPr>
        <w:t>Nonmarginal</w:t>
      </w:r>
      <w:proofErr w:type="spellEnd"/>
      <w:r w:rsidRPr="00C623BC">
        <w:rPr>
          <w:rFonts w:ascii="Times New Roman" w:hAnsi="Times New Roman" w:cs="Times New Roman"/>
        </w:rPr>
        <w:t xml:space="preserve"> Climate Change in Brazil.” </w:t>
      </w:r>
      <w:r w:rsidRPr="00C623BC">
        <w:rPr>
          <w:rFonts w:ascii="Times New Roman" w:hAnsi="Times New Roman" w:cs="Times New Roman"/>
          <w:i/>
          <w:iCs/>
        </w:rPr>
        <w:t xml:space="preserve">Journal of Regional Science </w:t>
      </w:r>
      <w:r w:rsidRPr="00C623BC">
        <w:rPr>
          <w:rFonts w:ascii="Times New Roman" w:hAnsi="Times New Roman" w:cs="Times New Roman"/>
        </w:rPr>
        <w:t>47 (1): 1–25.</w:t>
      </w:r>
    </w:p>
    <w:p w14:paraId="6EC7D565" w14:textId="58304D15" w:rsidR="009A1848" w:rsidRPr="00C623BC" w:rsidRDefault="009A1848" w:rsidP="009A1848">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Timmins, Christopher, and Jennifer Murdock. 2007. “A Revealed Preference Approach to the Measurement of Congestion in Travel Cost Models.” </w:t>
      </w:r>
      <w:r w:rsidRPr="00C623BC">
        <w:rPr>
          <w:rFonts w:ascii="Times New Roman" w:hAnsi="Times New Roman" w:cs="Times New Roman"/>
          <w:i/>
          <w:iCs/>
        </w:rPr>
        <w:t xml:space="preserve">Journal of Environmental Economics and Management </w:t>
      </w:r>
      <w:r w:rsidRPr="00C623BC">
        <w:rPr>
          <w:rFonts w:ascii="Times New Roman" w:hAnsi="Times New Roman" w:cs="Times New Roman"/>
        </w:rPr>
        <w:t>53 (2): 230–49.</w:t>
      </w:r>
    </w:p>
    <w:p w14:paraId="76F06528" w14:textId="779E38DF" w:rsidR="009A1848" w:rsidRPr="00C623BC" w:rsidRDefault="009A1848" w:rsidP="009A1848">
      <w:pPr>
        <w:widowControl w:val="0"/>
        <w:autoSpaceDE w:val="0"/>
        <w:autoSpaceDN w:val="0"/>
        <w:adjustRightInd w:val="0"/>
        <w:spacing w:after="240"/>
        <w:rPr>
          <w:rFonts w:ascii="Times New Roman" w:hAnsi="Times New Roman" w:cs="Times New Roman"/>
        </w:rPr>
      </w:pPr>
      <w:proofErr w:type="spellStart"/>
      <w:proofErr w:type="gramStart"/>
      <w:r w:rsidRPr="00C623BC">
        <w:rPr>
          <w:rFonts w:ascii="Times New Roman" w:hAnsi="Times New Roman" w:cs="Times New Roman"/>
        </w:rPr>
        <w:t>Tra</w:t>
      </w:r>
      <w:proofErr w:type="spellEnd"/>
      <w:r w:rsidRPr="00C623BC">
        <w:rPr>
          <w:rFonts w:ascii="Times New Roman" w:hAnsi="Times New Roman" w:cs="Times New Roman"/>
        </w:rPr>
        <w:t>, Constant I. 2010.</w:t>
      </w:r>
      <w:proofErr w:type="gramEnd"/>
      <w:r w:rsidRPr="00C623BC">
        <w:rPr>
          <w:rFonts w:ascii="Times New Roman" w:hAnsi="Times New Roman" w:cs="Times New Roman"/>
        </w:rPr>
        <w:t xml:space="preserve"> “A Discrete Choice Equilibrium Approach to Valuing Large Environmental Changes.” </w:t>
      </w:r>
      <w:r w:rsidRPr="00C623BC">
        <w:rPr>
          <w:rFonts w:ascii="Times New Roman" w:hAnsi="Times New Roman" w:cs="Times New Roman"/>
          <w:i/>
          <w:iCs/>
        </w:rPr>
        <w:t xml:space="preserve">Journal of Public Economics </w:t>
      </w:r>
      <w:r w:rsidRPr="00C623BC">
        <w:rPr>
          <w:rFonts w:ascii="Times New Roman" w:hAnsi="Times New Roman" w:cs="Times New Roman"/>
        </w:rPr>
        <w:t>94 (1–2): 183–96.</w:t>
      </w:r>
    </w:p>
    <w:p w14:paraId="5C4745B5" w14:textId="40237A82" w:rsidR="00801592" w:rsidRPr="00C623BC" w:rsidRDefault="00801592" w:rsidP="00801592">
      <w:pPr>
        <w:widowControl w:val="0"/>
        <w:autoSpaceDE w:val="0"/>
        <w:autoSpaceDN w:val="0"/>
        <w:adjustRightInd w:val="0"/>
        <w:spacing w:after="240"/>
        <w:rPr>
          <w:rFonts w:ascii="Times New Roman" w:hAnsi="Times New Roman" w:cs="Times New Roman"/>
        </w:rPr>
      </w:pPr>
      <w:r w:rsidRPr="00C623BC">
        <w:rPr>
          <w:rFonts w:ascii="Times New Roman" w:hAnsi="Times New Roman" w:cs="Times New Roman"/>
        </w:rPr>
        <w:t xml:space="preserve">Triplett, Jack E. 1969. “Automobiles and Hedonic Quality Measurement.” </w:t>
      </w:r>
      <w:r w:rsidRPr="00C623BC">
        <w:rPr>
          <w:rFonts w:ascii="Times New Roman" w:hAnsi="Times New Roman" w:cs="Times New Roman"/>
          <w:i/>
          <w:iCs/>
        </w:rPr>
        <w:t>Journal of Political Economy</w:t>
      </w:r>
      <w:r w:rsidRPr="00C623BC">
        <w:rPr>
          <w:rFonts w:ascii="Times New Roman" w:hAnsi="Times New Roman" w:cs="Times New Roman"/>
        </w:rPr>
        <w:t xml:space="preserve"> 77 (3): 408–17.</w:t>
      </w:r>
    </w:p>
    <w:p w14:paraId="0C30E142" w14:textId="3BA01E97" w:rsidR="009A1848" w:rsidRPr="00C623BC" w:rsidRDefault="005D193E" w:rsidP="009A1848">
      <w:pPr>
        <w:widowControl w:val="0"/>
        <w:autoSpaceDE w:val="0"/>
        <w:autoSpaceDN w:val="0"/>
        <w:adjustRightInd w:val="0"/>
        <w:spacing w:after="240"/>
        <w:rPr>
          <w:rFonts w:ascii="Times New Roman" w:hAnsi="Times New Roman" w:cs="Times New Roman"/>
        </w:rPr>
      </w:pPr>
      <w:r>
        <w:rPr>
          <w:rFonts w:ascii="Times New Roman" w:hAnsi="Times New Roman" w:cs="Times New Roman"/>
        </w:rPr>
        <w:t>Walsh, Randall</w:t>
      </w:r>
      <w:r w:rsidR="009A1848" w:rsidRPr="00C623BC">
        <w:rPr>
          <w:rFonts w:ascii="Times New Roman" w:hAnsi="Times New Roman" w:cs="Times New Roman"/>
        </w:rPr>
        <w:t xml:space="preserve">. 2007. “Endogenous Open Space </w:t>
      </w:r>
      <w:proofErr w:type="spellStart"/>
      <w:r w:rsidR="009A1848" w:rsidRPr="00C623BC">
        <w:rPr>
          <w:rFonts w:ascii="Times New Roman" w:hAnsi="Times New Roman" w:cs="Times New Roman"/>
        </w:rPr>
        <w:t>Ameni</w:t>
      </w:r>
      <w:proofErr w:type="spellEnd"/>
      <w:r w:rsidR="009A1848" w:rsidRPr="00C623BC">
        <w:rPr>
          <w:rFonts w:ascii="Times New Roman" w:hAnsi="Times New Roman" w:cs="Times New Roman"/>
        </w:rPr>
        <w:t xml:space="preserve"> ties in a Locational Equilibrium.” </w:t>
      </w:r>
      <w:r w:rsidR="009A1848" w:rsidRPr="00C623BC">
        <w:rPr>
          <w:rFonts w:ascii="Times New Roman" w:hAnsi="Times New Roman" w:cs="Times New Roman"/>
          <w:i/>
          <w:iCs/>
        </w:rPr>
        <w:t xml:space="preserve">Journal of Urban Economics </w:t>
      </w:r>
      <w:r w:rsidR="009A1848" w:rsidRPr="00C623BC">
        <w:rPr>
          <w:rFonts w:ascii="Times New Roman" w:hAnsi="Times New Roman" w:cs="Times New Roman"/>
        </w:rPr>
        <w:t>61 (2): 319–44.</w:t>
      </w:r>
    </w:p>
    <w:p w14:paraId="18E06087" w14:textId="77777777" w:rsidR="00C623BC" w:rsidRDefault="00C623BC" w:rsidP="00C623BC">
      <w:pPr>
        <w:widowControl w:val="0"/>
        <w:autoSpaceDE w:val="0"/>
        <w:autoSpaceDN w:val="0"/>
        <w:adjustRightInd w:val="0"/>
        <w:spacing w:after="240"/>
        <w:rPr>
          <w:rFonts w:ascii="Times New Roman" w:hAnsi="Times New Roman" w:cs="Times New Roman"/>
        </w:rPr>
      </w:pPr>
      <w:proofErr w:type="spellStart"/>
      <w:r w:rsidRPr="00C623BC">
        <w:rPr>
          <w:rFonts w:ascii="Times New Roman" w:hAnsi="Times New Roman" w:cs="Times New Roman"/>
        </w:rPr>
        <w:t>Westhoff</w:t>
      </w:r>
      <w:proofErr w:type="spellEnd"/>
      <w:r w:rsidRPr="00C623BC">
        <w:rPr>
          <w:rFonts w:ascii="Times New Roman" w:hAnsi="Times New Roman" w:cs="Times New Roman"/>
        </w:rPr>
        <w:t xml:space="preserve">, Frank. 1977. “Existence of </w:t>
      </w:r>
      <w:proofErr w:type="spellStart"/>
      <w:r w:rsidRPr="00C623BC">
        <w:rPr>
          <w:rFonts w:ascii="Times New Roman" w:hAnsi="Times New Roman" w:cs="Times New Roman"/>
        </w:rPr>
        <w:t>Equilibria</w:t>
      </w:r>
      <w:proofErr w:type="spellEnd"/>
      <w:r w:rsidRPr="00C623BC">
        <w:rPr>
          <w:rFonts w:ascii="Times New Roman" w:hAnsi="Times New Roman" w:cs="Times New Roman"/>
        </w:rPr>
        <w:t xml:space="preserve"> in Economies with a Local Public Good.” </w:t>
      </w:r>
      <w:r w:rsidRPr="00C623BC">
        <w:rPr>
          <w:rFonts w:ascii="Times New Roman" w:hAnsi="Times New Roman" w:cs="Times New Roman"/>
          <w:i/>
          <w:iCs/>
        </w:rPr>
        <w:t xml:space="preserve">Journal of Economic Theory </w:t>
      </w:r>
      <w:r w:rsidRPr="00C623BC">
        <w:rPr>
          <w:rFonts w:ascii="Times New Roman" w:hAnsi="Times New Roman" w:cs="Times New Roman"/>
        </w:rPr>
        <w:t>14 (1): 84–112.</w:t>
      </w:r>
    </w:p>
    <w:p w14:paraId="05D6B604" w14:textId="6DE85A57" w:rsidR="006235DC" w:rsidRPr="00C623BC" w:rsidRDefault="006235DC" w:rsidP="00C623BC">
      <w:pPr>
        <w:widowControl w:val="0"/>
        <w:autoSpaceDE w:val="0"/>
        <w:autoSpaceDN w:val="0"/>
        <w:adjustRightInd w:val="0"/>
        <w:spacing w:after="240"/>
        <w:rPr>
          <w:rFonts w:ascii="Times New Roman" w:hAnsi="Times New Roman" w:cs="Times New Roman"/>
        </w:rPr>
      </w:pPr>
      <w:proofErr w:type="spellStart"/>
      <w:r>
        <w:rPr>
          <w:rFonts w:ascii="Times New Roman" w:hAnsi="Times New Roman" w:cs="Times New Roman"/>
        </w:rPr>
        <w:t>Zabel</w:t>
      </w:r>
      <w:proofErr w:type="spellEnd"/>
      <w:r>
        <w:rPr>
          <w:rFonts w:ascii="Times New Roman" w:hAnsi="Times New Roman" w:cs="Times New Roman"/>
        </w:rPr>
        <w:t xml:space="preserve">, Jeffrey E. and Dennis </w:t>
      </w:r>
      <w:proofErr w:type="spellStart"/>
      <w:r>
        <w:rPr>
          <w:rFonts w:ascii="Times New Roman" w:hAnsi="Times New Roman" w:cs="Times New Roman"/>
        </w:rPr>
        <w:t>Guignet</w:t>
      </w:r>
      <w:proofErr w:type="spellEnd"/>
      <w:r>
        <w:rPr>
          <w:rFonts w:ascii="Times New Roman" w:hAnsi="Times New Roman" w:cs="Times New Roman"/>
        </w:rPr>
        <w:t xml:space="preserve">. 2012.  “A Hedonic Analysis of the Impact of LUST Sites on House Prices.”  </w:t>
      </w:r>
      <w:r w:rsidRPr="006235DC">
        <w:rPr>
          <w:rFonts w:ascii="Times New Roman" w:hAnsi="Times New Roman" w:cs="Times New Roman"/>
          <w:i/>
        </w:rPr>
        <w:t>Resource and Energy Economics</w:t>
      </w:r>
      <w:r>
        <w:rPr>
          <w:rFonts w:ascii="Times New Roman" w:hAnsi="Times New Roman" w:cs="Times New Roman"/>
        </w:rPr>
        <w:t xml:space="preserve"> 34(4):549-564.</w:t>
      </w:r>
    </w:p>
    <w:sectPr w:rsidR="006235DC" w:rsidRPr="00C623BC" w:rsidSect="00D40D5A">
      <w:footerReference w:type="even" r:id="rId206"/>
      <w:footerReference w:type="default" r:id="rId207"/>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CH Heblich" w:date="2014-01-30T12:23:00Z" w:initials="SCHH">
    <w:p w14:paraId="41D8A02D" w14:textId="6B5B0836" w:rsidR="00C4130E" w:rsidRDefault="00C4130E">
      <w:pPr>
        <w:pStyle w:val="CommentText"/>
      </w:pPr>
      <w:r>
        <w:rPr>
          <w:rStyle w:val="CommentReference"/>
        </w:rPr>
        <w:annotationRef/>
      </w:r>
      <w:proofErr w:type="spellStart"/>
      <w:r>
        <w:t>Gwilym</w:t>
      </w:r>
      <w:proofErr w:type="spellEnd"/>
      <w:r>
        <w:t>, do we need this data part and if so, do you have ready-made descriptions from other applications or papers?</w:t>
      </w:r>
    </w:p>
  </w:comment>
  <w:comment w:id="4" w:author="S-CH Heblich" w:date="2014-01-30T12:26:00Z" w:initials="SCHH">
    <w:p w14:paraId="081A2A10" w14:textId="083B7A28" w:rsidR="00C4130E" w:rsidRDefault="00C4130E">
      <w:pPr>
        <w:pStyle w:val="CommentText"/>
      </w:pPr>
      <w:r>
        <w:rPr>
          <w:rStyle w:val="CommentReference"/>
        </w:rPr>
        <w:annotationRef/>
      </w:r>
      <w:r>
        <w:t>Not sure if I understand this</w:t>
      </w:r>
    </w:p>
  </w:comment>
  <w:comment w:id="68" w:author="S-CH Heblich" w:date="2014-01-30T17:38:00Z" w:initials="SCHH">
    <w:p w14:paraId="23DC9A31" w14:textId="2C7C83E6" w:rsidR="008D30F6" w:rsidRDefault="008D30F6">
      <w:pPr>
        <w:pStyle w:val="CommentText"/>
      </w:pPr>
      <w:r>
        <w:rPr>
          <w:rStyle w:val="CommentReference"/>
        </w:rPr>
        <w:annotationRef/>
      </w:r>
      <w:r>
        <w:t xml:space="preserve">I have a hard time understanding this argument. Would localized online knowledge be only accessible to local buyers or is it detailed knowledge. I thought the strategy could be to use the introduction of e.g. this peace index and then compare changes in house purchases by local and distant buyers in a DD framework. Is this correct? </w:t>
      </w:r>
    </w:p>
  </w:comment>
  <w:comment w:id="70" w:author="S-CH Heblich" w:date="2014-01-30T17:40:00Z" w:initials="SCHH">
    <w:p w14:paraId="1F4BB000" w14:textId="77777777" w:rsidR="00C4130E" w:rsidRDefault="00C4130E">
      <w:pPr>
        <w:pStyle w:val="CommentText"/>
      </w:pPr>
      <w:r>
        <w:rPr>
          <w:rStyle w:val="CommentReference"/>
        </w:rPr>
        <w:annotationRef/>
      </w:r>
      <w:r>
        <w:t>Shall we report the matching Ashley did for us?</w:t>
      </w:r>
    </w:p>
    <w:p w14:paraId="35ABA7BF" w14:textId="77777777" w:rsidR="00C4130E" w:rsidRDefault="00C4130E">
      <w:pPr>
        <w:pStyle w:val="CommentText"/>
      </w:pPr>
    </w:p>
    <w:p w14:paraId="3FDCDDBE" w14:textId="77777777" w:rsidR="00C4130E" w:rsidRDefault="00C4130E">
      <w:pPr>
        <w:pStyle w:val="CommentText"/>
      </w:pPr>
      <w:r>
        <w:t xml:space="preserve">Chris:  Yes, I think we definitely should.  This is an aspect of the data work that I don’t remember the details of.  </w:t>
      </w:r>
      <w:proofErr w:type="spellStart"/>
      <w:r>
        <w:t>Gwilym</w:t>
      </w:r>
      <w:proofErr w:type="spellEnd"/>
      <w:r>
        <w:t xml:space="preserve"> or Stephan – could one of you add this in?</w:t>
      </w:r>
    </w:p>
    <w:p w14:paraId="17339BC1" w14:textId="77777777" w:rsidR="008D30F6" w:rsidRDefault="008D30F6">
      <w:pPr>
        <w:pStyle w:val="CommentText"/>
      </w:pPr>
    </w:p>
    <w:p w14:paraId="30F1FB4C" w14:textId="7B19E035" w:rsidR="008D30F6" w:rsidRDefault="008D30F6">
      <w:pPr>
        <w:pStyle w:val="CommentText"/>
      </w:pPr>
      <w:r>
        <w:t xml:space="preserve">SH: </w:t>
      </w:r>
      <w:proofErr w:type="spellStart"/>
      <w:r>
        <w:t>Gwilym</w:t>
      </w:r>
      <w:proofErr w:type="spellEnd"/>
      <w:r>
        <w:t xml:space="preserve">, could you describe the data to some extent. I can then add some descriptive stats from Ashley’s matching. I think she achieved a good percentage. Or is this too much detail for this review, </w:t>
      </w:r>
      <w:proofErr w:type="spellStart"/>
      <w:r>
        <w:t>Gwilym</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A719E" w14:textId="77777777" w:rsidR="00C4130E" w:rsidRDefault="00C4130E" w:rsidP="00362F41">
      <w:r>
        <w:separator/>
      </w:r>
    </w:p>
  </w:endnote>
  <w:endnote w:type="continuationSeparator" w:id="0">
    <w:p w14:paraId="15E43E27" w14:textId="77777777" w:rsidR="00C4130E" w:rsidRDefault="00C4130E" w:rsidP="00362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122D1" w14:textId="77777777" w:rsidR="00C4130E" w:rsidRDefault="00C4130E" w:rsidP="00D40D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4039AB" w14:textId="77777777" w:rsidR="00C4130E" w:rsidRDefault="00C413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A958E" w14:textId="77777777" w:rsidR="00C4130E" w:rsidRPr="009465D0" w:rsidRDefault="00C4130E" w:rsidP="00D40D5A">
    <w:pPr>
      <w:pStyle w:val="Footer"/>
      <w:framePr w:wrap="around" w:vAnchor="text" w:hAnchor="margin" w:xAlign="center" w:y="1"/>
      <w:rPr>
        <w:rStyle w:val="PageNumber"/>
        <w:rFonts w:ascii="Times New Roman" w:hAnsi="Times New Roman" w:cs="Times New Roman"/>
      </w:rPr>
    </w:pPr>
    <w:r w:rsidRPr="009465D0">
      <w:rPr>
        <w:rStyle w:val="PageNumber"/>
        <w:rFonts w:ascii="Times New Roman" w:hAnsi="Times New Roman" w:cs="Times New Roman"/>
      </w:rPr>
      <w:fldChar w:fldCharType="begin"/>
    </w:r>
    <w:r w:rsidRPr="009465D0">
      <w:rPr>
        <w:rStyle w:val="PageNumber"/>
        <w:rFonts w:ascii="Times New Roman" w:hAnsi="Times New Roman" w:cs="Times New Roman"/>
      </w:rPr>
      <w:instrText xml:space="preserve">PAGE  </w:instrText>
    </w:r>
    <w:r w:rsidRPr="009465D0">
      <w:rPr>
        <w:rStyle w:val="PageNumber"/>
        <w:rFonts w:ascii="Times New Roman" w:hAnsi="Times New Roman" w:cs="Times New Roman"/>
      </w:rPr>
      <w:fldChar w:fldCharType="separate"/>
    </w:r>
    <w:r w:rsidR="008D30F6">
      <w:rPr>
        <w:rStyle w:val="PageNumber"/>
        <w:rFonts w:ascii="Times New Roman" w:hAnsi="Times New Roman" w:cs="Times New Roman"/>
        <w:noProof/>
      </w:rPr>
      <w:t>61</w:t>
    </w:r>
    <w:r w:rsidRPr="009465D0">
      <w:rPr>
        <w:rStyle w:val="PageNumber"/>
        <w:rFonts w:ascii="Times New Roman" w:hAnsi="Times New Roman" w:cs="Times New Roman"/>
      </w:rPr>
      <w:fldChar w:fldCharType="end"/>
    </w:r>
  </w:p>
  <w:p w14:paraId="0DD907BD" w14:textId="77777777" w:rsidR="00C4130E" w:rsidRDefault="00C41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B57985" w14:textId="77777777" w:rsidR="00C4130E" w:rsidRDefault="00C4130E" w:rsidP="00362F41">
      <w:r>
        <w:separator/>
      </w:r>
    </w:p>
  </w:footnote>
  <w:footnote w:type="continuationSeparator" w:id="0">
    <w:p w14:paraId="1B9D10F1" w14:textId="77777777" w:rsidR="00C4130E" w:rsidRDefault="00C4130E" w:rsidP="00362F41">
      <w:r>
        <w:continuationSeparator/>
      </w:r>
    </w:p>
  </w:footnote>
  <w:footnote w:id="1">
    <w:p w14:paraId="236D4EF8" w14:textId="77777777" w:rsidR="00C4130E" w:rsidRPr="009A131E" w:rsidRDefault="00C4130E" w:rsidP="00244955">
      <w:pPr>
        <w:pStyle w:val="FootnoteText"/>
        <w:rPr>
          <w:rFonts w:ascii="Times New Roman" w:hAnsi="Times New Roman" w:cs="Times New Roman"/>
          <w:sz w:val="20"/>
          <w:szCs w:val="20"/>
        </w:rPr>
      </w:pPr>
      <w:r w:rsidRPr="009A131E">
        <w:rPr>
          <w:rStyle w:val="FootnoteReference"/>
          <w:rFonts w:ascii="Times New Roman" w:hAnsi="Times New Roman" w:cs="Times New Roman"/>
          <w:sz w:val="20"/>
          <w:szCs w:val="20"/>
        </w:rPr>
        <w:footnoteRef/>
      </w:r>
      <w:r w:rsidRPr="009A131E">
        <w:rPr>
          <w:rFonts w:ascii="Times New Roman" w:hAnsi="Times New Roman" w:cs="Times New Roman"/>
          <w:sz w:val="20"/>
          <w:szCs w:val="20"/>
        </w:rPr>
        <w:t xml:space="preserve"> Timmins (2007) argues for using an iterative procedure to solve for a new equilibrium that will converge to that which is closest to the actual equilibrium observed in the data.  Calabrese et al. (2006) prove uniqueness conditional upon some key pieces of data.  </w:t>
      </w:r>
      <w:proofErr w:type="spellStart"/>
      <w:r w:rsidRPr="009A131E">
        <w:rPr>
          <w:rFonts w:ascii="Times New Roman" w:hAnsi="Times New Roman" w:cs="Times New Roman"/>
          <w:sz w:val="20"/>
          <w:szCs w:val="20"/>
        </w:rPr>
        <w:t>Kuminoff</w:t>
      </w:r>
      <w:proofErr w:type="spellEnd"/>
      <w:r w:rsidRPr="009A131E">
        <w:rPr>
          <w:rFonts w:ascii="Times New Roman" w:hAnsi="Times New Roman" w:cs="Times New Roman"/>
          <w:sz w:val="20"/>
          <w:szCs w:val="20"/>
        </w:rPr>
        <w:t xml:space="preserve"> and </w:t>
      </w:r>
      <w:proofErr w:type="spellStart"/>
      <w:r w:rsidRPr="009A131E">
        <w:rPr>
          <w:rFonts w:ascii="Times New Roman" w:hAnsi="Times New Roman" w:cs="Times New Roman"/>
          <w:sz w:val="20"/>
          <w:szCs w:val="20"/>
        </w:rPr>
        <w:t>Jarrah</w:t>
      </w:r>
      <w:proofErr w:type="spellEnd"/>
      <w:r w:rsidRPr="009A131E">
        <w:rPr>
          <w:rFonts w:ascii="Times New Roman" w:hAnsi="Times New Roman" w:cs="Times New Roman"/>
          <w:sz w:val="20"/>
          <w:szCs w:val="20"/>
        </w:rPr>
        <w:t xml:space="preserve"> (2010) demonstrate how to solve for multiple </w:t>
      </w:r>
      <w:proofErr w:type="spellStart"/>
      <w:r w:rsidRPr="009A131E">
        <w:rPr>
          <w:rFonts w:ascii="Times New Roman" w:hAnsi="Times New Roman" w:cs="Times New Roman"/>
          <w:sz w:val="20"/>
          <w:szCs w:val="20"/>
        </w:rPr>
        <w:t>equilibria</w:t>
      </w:r>
      <w:proofErr w:type="spellEnd"/>
      <w:r w:rsidRPr="009A131E">
        <w:rPr>
          <w:rFonts w:ascii="Times New Roman" w:hAnsi="Times New Roman" w:cs="Times New Roman"/>
          <w:sz w:val="20"/>
          <w:szCs w:val="20"/>
        </w:rPr>
        <w:t xml:space="preserve"> in a pure characteristics horizontal sorting </w:t>
      </w:r>
      <w:r>
        <w:rPr>
          <w:rFonts w:ascii="Times New Roman" w:hAnsi="Times New Roman" w:cs="Times New Roman"/>
          <w:sz w:val="20"/>
          <w:szCs w:val="20"/>
        </w:rPr>
        <w:t>model framework.</w:t>
      </w:r>
    </w:p>
  </w:footnote>
  <w:footnote w:id="2">
    <w:p w14:paraId="16F771F0" w14:textId="43334C9C" w:rsidR="00C4130E" w:rsidRPr="008227D5" w:rsidRDefault="00C4130E">
      <w:pPr>
        <w:pStyle w:val="FootnoteText"/>
        <w:rPr>
          <w:rFonts w:ascii="Times New Roman" w:hAnsi="Times New Roman" w:cs="Times New Roman"/>
          <w:sz w:val="20"/>
          <w:szCs w:val="20"/>
        </w:rPr>
      </w:pPr>
      <w:r w:rsidRPr="008227D5">
        <w:rPr>
          <w:rStyle w:val="FootnoteReference"/>
          <w:rFonts w:ascii="Times New Roman" w:hAnsi="Times New Roman" w:cs="Times New Roman"/>
          <w:sz w:val="20"/>
          <w:szCs w:val="20"/>
        </w:rPr>
        <w:footnoteRef/>
      </w:r>
      <w:r w:rsidRPr="008227D5">
        <w:rPr>
          <w:rFonts w:ascii="Times New Roman" w:hAnsi="Times New Roman" w:cs="Times New Roman"/>
          <w:sz w:val="20"/>
          <w:szCs w:val="20"/>
        </w:rPr>
        <w:t xml:space="preserve"> </w:t>
      </w:r>
      <w:proofErr w:type="spellStart"/>
      <w:r w:rsidRPr="008227D5">
        <w:rPr>
          <w:rFonts w:ascii="Times New Roman" w:hAnsi="Times New Roman" w:cs="Times New Roman"/>
          <w:sz w:val="20"/>
          <w:szCs w:val="20"/>
        </w:rPr>
        <w:t>Tiebout</w:t>
      </w:r>
      <w:proofErr w:type="spellEnd"/>
      <w:r w:rsidRPr="008227D5">
        <w:rPr>
          <w:rFonts w:ascii="Times New Roman" w:hAnsi="Times New Roman" w:cs="Times New Roman"/>
          <w:sz w:val="20"/>
          <w:szCs w:val="20"/>
        </w:rPr>
        <w:t xml:space="preserve"> described a model in which the amount and character of housing and public goods varies across the urban landscape, and each household selects its preferred bundle of public and private goods given its income and relative prices.  Every household pays for its location choice through housing costs, commuting costs, and possibly labor market returns.  The household’s willingness to make these payments reveals its preferences for unpriced public goods associated with locations.</w:t>
      </w:r>
    </w:p>
  </w:footnote>
  <w:footnote w:id="3">
    <w:p w14:paraId="621D270B" w14:textId="0AA8164F" w:rsidR="00C4130E" w:rsidRPr="00CC74BC" w:rsidRDefault="00C4130E">
      <w:pPr>
        <w:pStyle w:val="FootnoteText"/>
        <w:rPr>
          <w:rFonts w:ascii="Times New Roman" w:hAnsi="Times New Roman" w:cs="Times New Roman"/>
          <w:sz w:val="20"/>
          <w:szCs w:val="20"/>
        </w:rPr>
      </w:pPr>
      <w:r w:rsidRPr="00CC74BC">
        <w:rPr>
          <w:rStyle w:val="FootnoteReference"/>
          <w:rFonts w:ascii="Times New Roman" w:hAnsi="Times New Roman" w:cs="Times New Roman"/>
          <w:sz w:val="20"/>
          <w:szCs w:val="20"/>
        </w:rPr>
        <w:footnoteRef/>
      </w:r>
      <w:r w:rsidRPr="00CC74BC">
        <w:rPr>
          <w:rFonts w:ascii="Times New Roman" w:hAnsi="Times New Roman" w:cs="Times New Roman"/>
          <w:sz w:val="20"/>
          <w:szCs w:val="20"/>
        </w:rPr>
        <w:t xml:space="preserve"> Two notable</w:t>
      </w:r>
      <w:r>
        <w:rPr>
          <w:rFonts w:ascii="Times New Roman" w:hAnsi="Times New Roman" w:cs="Times New Roman"/>
          <w:sz w:val="20"/>
          <w:szCs w:val="20"/>
        </w:rPr>
        <w:t xml:space="preserve"> exceptions include Murphy (2010) and </w:t>
      </w:r>
      <w:proofErr w:type="spellStart"/>
      <w:r>
        <w:rPr>
          <w:rFonts w:ascii="Times New Roman" w:hAnsi="Times New Roman" w:cs="Times New Roman"/>
          <w:sz w:val="20"/>
          <w:szCs w:val="20"/>
        </w:rPr>
        <w:t>Klaiber</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Phaneuf</w:t>
      </w:r>
      <w:proofErr w:type="spellEnd"/>
      <w:r>
        <w:rPr>
          <w:rFonts w:ascii="Times New Roman" w:hAnsi="Times New Roman" w:cs="Times New Roman"/>
          <w:sz w:val="20"/>
          <w:szCs w:val="20"/>
        </w:rPr>
        <w:t xml:space="preserve"> (2010</w:t>
      </w:r>
      <w:r w:rsidRPr="00CC74BC">
        <w:rPr>
          <w:rFonts w:ascii="Times New Roman" w:hAnsi="Times New Roman" w:cs="Times New Roman"/>
          <w:sz w:val="20"/>
          <w:szCs w:val="20"/>
        </w:rPr>
        <w:t>).</w:t>
      </w:r>
    </w:p>
  </w:footnote>
  <w:footnote w:id="4">
    <w:p w14:paraId="4FA0931E" w14:textId="532A1EE6" w:rsidR="00C4130E" w:rsidRPr="00831180" w:rsidRDefault="00C4130E">
      <w:pPr>
        <w:pStyle w:val="FootnoteText"/>
        <w:rPr>
          <w:rFonts w:ascii="Times New Roman" w:hAnsi="Times New Roman" w:cs="Times New Roman"/>
          <w:sz w:val="20"/>
          <w:szCs w:val="20"/>
        </w:rPr>
      </w:pPr>
      <w:r w:rsidRPr="00831180">
        <w:rPr>
          <w:rStyle w:val="FootnoteReference"/>
          <w:rFonts w:ascii="Times New Roman" w:hAnsi="Times New Roman" w:cs="Times New Roman"/>
          <w:sz w:val="20"/>
          <w:szCs w:val="20"/>
        </w:rPr>
        <w:footnoteRef/>
      </w:r>
      <w:r w:rsidRPr="00831180">
        <w:rPr>
          <w:rFonts w:ascii="Times New Roman" w:hAnsi="Times New Roman" w:cs="Times New Roman"/>
          <w:sz w:val="20"/>
          <w:szCs w:val="20"/>
        </w:rPr>
        <w:t xml:space="preserve"> Ma (2013) models households who learn through Bayesian updating about contamination at brownfield sites after assessments are made by a government agency.</w:t>
      </w:r>
    </w:p>
  </w:footnote>
  <w:footnote w:id="5">
    <w:p w14:paraId="7675349E" w14:textId="516A95E8" w:rsidR="00C4130E" w:rsidRPr="00872420" w:rsidRDefault="00C4130E">
      <w:pPr>
        <w:pStyle w:val="FootnoteText"/>
        <w:rPr>
          <w:rFonts w:ascii="Times New Roman" w:hAnsi="Times New Roman" w:cs="Times New Roman"/>
          <w:sz w:val="20"/>
          <w:szCs w:val="20"/>
        </w:rPr>
      </w:pPr>
      <w:r w:rsidRPr="00872420">
        <w:rPr>
          <w:rStyle w:val="FootnoteReference"/>
          <w:sz w:val="20"/>
          <w:szCs w:val="20"/>
        </w:rPr>
        <w:footnoteRef/>
      </w:r>
      <w:r w:rsidRPr="00872420">
        <w:rPr>
          <w:sz w:val="20"/>
          <w:szCs w:val="20"/>
        </w:rPr>
        <w:t xml:space="preserve"> </w:t>
      </w:r>
      <w:r w:rsidRPr="00872420">
        <w:rPr>
          <w:rFonts w:ascii="Times New Roman" w:hAnsi="Times New Roman" w:cs="Times New Roman"/>
          <w:sz w:val="20"/>
          <w:szCs w:val="20"/>
        </w:rPr>
        <w:t>Walsh (2007) was the first paper to extend this model to an endogenous attribute.</w:t>
      </w:r>
    </w:p>
  </w:footnote>
  <w:footnote w:id="6">
    <w:p w14:paraId="100DEECC" w14:textId="124FBB33" w:rsidR="00C4130E" w:rsidRPr="00872420" w:rsidRDefault="00C4130E">
      <w:pPr>
        <w:pStyle w:val="FootnoteText"/>
        <w:rPr>
          <w:rFonts w:ascii="Times New Roman" w:hAnsi="Times New Roman" w:cs="Times New Roman"/>
          <w:sz w:val="20"/>
          <w:szCs w:val="20"/>
        </w:rPr>
      </w:pPr>
      <w:r w:rsidRPr="00872420">
        <w:rPr>
          <w:rStyle w:val="FootnoteReference"/>
          <w:rFonts w:ascii="Times New Roman" w:hAnsi="Times New Roman" w:cs="Times New Roman"/>
          <w:sz w:val="20"/>
          <w:szCs w:val="20"/>
        </w:rPr>
        <w:footnoteRef/>
      </w:r>
      <w:r w:rsidRPr="00872420">
        <w:rPr>
          <w:rFonts w:ascii="Times New Roman" w:hAnsi="Times New Roman" w:cs="Times New Roman"/>
          <w:sz w:val="20"/>
          <w:szCs w:val="20"/>
        </w:rPr>
        <w:t xml:space="preserve"> </w:t>
      </w:r>
      <w:proofErr w:type="spellStart"/>
      <w:r w:rsidRPr="00872420">
        <w:rPr>
          <w:rFonts w:ascii="Times New Roman" w:hAnsi="Times New Roman" w:cs="Times New Roman"/>
          <w:sz w:val="20"/>
          <w:szCs w:val="20"/>
        </w:rPr>
        <w:t>Kuminoff</w:t>
      </w:r>
      <w:proofErr w:type="spellEnd"/>
      <w:r w:rsidRPr="00872420">
        <w:rPr>
          <w:rFonts w:ascii="Times New Roman" w:hAnsi="Times New Roman" w:cs="Times New Roman"/>
          <w:sz w:val="20"/>
          <w:szCs w:val="20"/>
        </w:rPr>
        <w:t>, Smith and Timmins (2013) make the argument that this is the same argument used by Bayer and Timmins (2007) in a different form (i.e., that the unobservable is not that important).  Th</w:t>
      </w:r>
      <w:r>
        <w:rPr>
          <w:rFonts w:ascii="Times New Roman" w:hAnsi="Times New Roman" w:cs="Times New Roman"/>
          <w:sz w:val="20"/>
          <w:szCs w:val="20"/>
        </w:rPr>
        <w:t>ere is, however, a subtle difference</w:t>
      </w:r>
      <w:r w:rsidRPr="00872420">
        <w:rPr>
          <w:rFonts w:ascii="Times New Roman" w:hAnsi="Times New Roman" w:cs="Times New Roman"/>
          <w:sz w:val="20"/>
          <w:szCs w:val="20"/>
        </w:rPr>
        <w:t xml:space="preserve">.  The Bayer-Timmins instrument will have little power if observables aren’t important determinants of sorting, but even if that isn’t the case, it won’t be correlated with the unobservable.  The same isn’t true of the </w:t>
      </w:r>
      <w:proofErr w:type="spellStart"/>
      <w:r w:rsidRPr="00872420">
        <w:rPr>
          <w:rFonts w:ascii="Times New Roman" w:hAnsi="Times New Roman" w:cs="Times New Roman"/>
          <w:sz w:val="20"/>
          <w:szCs w:val="20"/>
        </w:rPr>
        <w:t>Epple-Sieg</w:t>
      </w:r>
      <w:proofErr w:type="spellEnd"/>
      <w:r w:rsidRPr="00872420">
        <w:rPr>
          <w:rFonts w:ascii="Times New Roman" w:hAnsi="Times New Roman" w:cs="Times New Roman"/>
          <w:sz w:val="20"/>
          <w:szCs w:val="20"/>
        </w:rPr>
        <w:t xml:space="preserve"> instrument by construction.</w:t>
      </w:r>
    </w:p>
  </w:footnote>
  <w:footnote w:id="7">
    <w:p w14:paraId="301209B8" w14:textId="5C8A5B24" w:rsidR="00C4130E" w:rsidRPr="00872420" w:rsidRDefault="00C4130E">
      <w:pPr>
        <w:pStyle w:val="FootnoteText"/>
        <w:rPr>
          <w:rFonts w:ascii="Times New Roman" w:hAnsi="Times New Roman" w:cs="Times New Roman"/>
          <w:sz w:val="20"/>
          <w:szCs w:val="20"/>
        </w:rPr>
      </w:pPr>
      <w:r w:rsidRPr="00872420">
        <w:rPr>
          <w:rStyle w:val="FootnoteReference"/>
          <w:rFonts w:ascii="Times New Roman" w:hAnsi="Times New Roman" w:cs="Times New Roman"/>
          <w:sz w:val="20"/>
          <w:szCs w:val="20"/>
        </w:rPr>
        <w:footnoteRef/>
      </w:r>
      <w:r w:rsidRPr="00872420">
        <w:rPr>
          <w:rFonts w:ascii="Times New Roman" w:hAnsi="Times New Roman" w:cs="Times New Roman"/>
          <w:sz w:val="20"/>
          <w:szCs w:val="20"/>
        </w:rPr>
        <w:t xml:space="preserve"> Alternatively, the individual can be modeled as choosing over a discrete list of housing types </w:t>
      </w:r>
      <w:r>
        <w:rPr>
          <w:rFonts w:ascii="Times New Roman" w:hAnsi="Times New Roman" w:cs="Times New Roman"/>
          <w:position w:val="-6"/>
          <w:sz w:val="20"/>
          <w:szCs w:val="20"/>
        </w:rPr>
        <w:pict w14:anchorId="25FCEA60">
          <v:shape id="_x0000_i1173" type="#_x0000_t75" style="width:8.65pt;height:10.95pt">
            <v:imagedata r:id="rId1" o:title=""/>
          </v:shape>
        </w:pict>
      </w:r>
      <w:r w:rsidRPr="00872420">
        <w:rPr>
          <w:rFonts w:ascii="Times New Roman" w:hAnsi="Times New Roman" w:cs="Times New Roman"/>
          <w:sz w:val="20"/>
          <w:szCs w:val="20"/>
        </w:rPr>
        <w:t>in each location with</w:t>
      </w:r>
      <w:r>
        <w:rPr>
          <w:rFonts w:ascii="Times New Roman" w:hAnsi="Times New Roman" w:cs="Times New Roman"/>
          <w:sz w:val="20"/>
          <w:szCs w:val="20"/>
        </w:rPr>
        <w:t xml:space="preserve"> </w:t>
      </w:r>
      <w:r>
        <w:rPr>
          <w:rFonts w:ascii="Times New Roman" w:hAnsi="Times New Roman" w:cs="Times New Roman"/>
          <w:position w:val="-14"/>
          <w:sz w:val="20"/>
          <w:szCs w:val="20"/>
        </w:rPr>
        <w:pict w14:anchorId="2A1EB368">
          <v:shape id="_x0000_i1175" type="#_x0000_t75" style="width:55.85pt;height:19pt">
            <v:imagedata r:id="rId2" o:title=""/>
          </v:shape>
        </w:pict>
      </w:r>
      <w:r w:rsidRPr="00872420">
        <w:rPr>
          <w:rFonts w:ascii="Times New Roman" w:hAnsi="Times New Roman" w:cs="Times New Roman"/>
          <w:sz w:val="20"/>
          <w:szCs w:val="20"/>
        </w:rPr>
        <w:t>.</w:t>
      </w:r>
    </w:p>
  </w:footnote>
  <w:footnote w:id="8">
    <w:p w14:paraId="094B6B57" w14:textId="70E091C8" w:rsidR="00C4130E" w:rsidRPr="00E67161" w:rsidRDefault="00C4130E">
      <w:pPr>
        <w:pStyle w:val="FootnoteText"/>
        <w:rPr>
          <w:rFonts w:ascii="Times New Roman" w:hAnsi="Times New Roman" w:cs="Times New Roman"/>
          <w:sz w:val="20"/>
          <w:szCs w:val="20"/>
        </w:rPr>
      </w:pPr>
      <w:r w:rsidRPr="00E67161">
        <w:rPr>
          <w:rStyle w:val="FootnoteReference"/>
          <w:rFonts w:ascii="Times New Roman" w:hAnsi="Times New Roman" w:cs="Times New Roman"/>
          <w:sz w:val="20"/>
          <w:szCs w:val="20"/>
        </w:rPr>
        <w:footnoteRef/>
      </w:r>
      <w:r w:rsidRPr="00E67161">
        <w:rPr>
          <w:rFonts w:ascii="Times New Roman" w:hAnsi="Times New Roman" w:cs="Times New Roman"/>
          <w:sz w:val="20"/>
          <w:szCs w:val="20"/>
        </w:rPr>
        <w:t xml:space="preserve"> The description draws heavily from a recent research paper by </w:t>
      </w:r>
      <w:proofErr w:type="spellStart"/>
      <w:r w:rsidRPr="00E67161">
        <w:rPr>
          <w:rFonts w:ascii="Times New Roman" w:hAnsi="Times New Roman" w:cs="Times New Roman"/>
          <w:sz w:val="20"/>
          <w:szCs w:val="20"/>
        </w:rPr>
        <w:t>Depro</w:t>
      </w:r>
      <w:proofErr w:type="spellEnd"/>
      <w:r w:rsidRPr="00E67161">
        <w:rPr>
          <w:rFonts w:ascii="Times New Roman" w:hAnsi="Times New Roman" w:cs="Times New Roman"/>
          <w:sz w:val="20"/>
          <w:szCs w:val="20"/>
        </w:rPr>
        <w:t xml:space="preserve">, Timmins and O’Neil </w:t>
      </w:r>
      <w:r>
        <w:rPr>
          <w:rFonts w:ascii="Times New Roman" w:hAnsi="Times New Roman" w:cs="Times New Roman"/>
          <w:sz w:val="20"/>
          <w:szCs w:val="20"/>
        </w:rPr>
        <w:t xml:space="preserve">(2014), which </w:t>
      </w:r>
      <w:r w:rsidRPr="00E67161">
        <w:rPr>
          <w:rFonts w:ascii="Times New Roman" w:hAnsi="Times New Roman" w:cs="Times New Roman"/>
          <w:sz w:val="20"/>
          <w:szCs w:val="20"/>
        </w:rPr>
        <w:t>analyze</w:t>
      </w:r>
      <w:r>
        <w:rPr>
          <w:rFonts w:ascii="Times New Roman" w:hAnsi="Times New Roman" w:cs="Times New Roman"/>
          <w:sz w:val="20"/>
          <w:szCs w:val="20"/>
        </w:rPr>
        <w:t>s</w:t>
      </w:r>
      <w:r w:rsidRPr="00E67161">
        <w:rPr>
          <w:rFonts w:ascii="Times New Roman" w:hAnsi="Times New Roman" w:cs="Times New Roman"/>
          <w:sz w:val="20"/>
          <w:szCs w:val="20"/>
        </w:rPr>
        <w:t xml:space="preserve"> questions concerning the causes and consequences of disproportionate exposure to pollution based on race in Los Angeles, California.</w:t>
      </w:r>
    </w:p>
  </w:footnote>
  <w:footnote w:id="9">
    <w:p w14:paraId="20B2376E" w14:textId="77777777" w:rsidR="00C4130E" w:rsidRPr="00854D6B" w:rsidRDefault="00C4130E" w:rsidP="00D47E55">
      <w:pPr>
        <w:pStyle w:val="FootnoteText"/>
        <w:rPr>
          <w:rFonts w:ascii="Times New Roman" w:hAnsi="Times New Roman" w:cs="Times New Roman"/>
          <w:sz w:val="20"/>
          <w:szCs w:val="20"/>
        </w:rPr>
      </w:pPr>
      <w:r w:rsidRPr="00854D6B">
        <w:rPr>
          <w:rStyle w:val="FootnoteReference"/>
          <w:rFonts w:ascii="Times New Roman" w:hAnsi="Times New Roman" w:cs="Times New Roman"/>
          <w:sz w:val="20"/>
          <w:szCs w:val="20"/>
        </w:rPr>
        <w:footnoteRef/>
      </w:r>
      <w:r w:rsidRPr="00854D6B">
        <w:rPr>
          <w:rFonts w:ascii="Times New Roman" w:hAnsi="Times New Roman" w:cs="Times New Roman"/>
          <w:sz w:val="20"/>
          <w:szCs w:val="20"/>
        </w:rPr>
        <w:t xml:space="preserve"> In each case, we use observations where </w:t>
      </w:r>
      <w:r w:rsidRPr="00854D6B">
        <w:rPr>
          <w:rFonts w:ascii="Times New Roman" w:hAnsi="Times New Roman" w:cs="Times New Roman"/>
          <w:noProof/>
          <w:position w:val="-10"/>
          <w:sz w:val="20"/>
          <w:szCs w:val="20"/>
          <w:lang w:val="en-GB" w:eastAsia="en-GB"/>
        </w:rPr>
        <w:drawing>
          <wp:inline distT="0" distB="0" distL="0" distR="0" wp14:anchorId="534A6689" wp14:editId="684C8137">
            <wp:extent cx="284480" cy="1758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84480" cy="175895"/>
                    </a:xfrm>
                    <a:prstGeom prst="rect">
                      <a:avLst/>
                    </a:prstGeom>
                    <a:noFill/>
                    <a:ln>
                      <a:noFill/>
                    </a:ln>
                  </pic:spPr>
                </pic:pic>
              </a:graphicData>
            </a:graphic>
          </wp:inline>
        </w:drawing>
      </w:r>
      <w:r w:rsidRPr="00854D6B">
        <w:rPr>
          <w:rFonts w:ascii="Times New Roman" w:hAnsi="Times New Roman" w:cs="Times New Roman"/>
          <w:sz w:val="20"/>
          <w:szCs w:val="20"/>
        </w:rPr>
        <w:t xml:space="preserve">, noting that the elements in each column of </w:t>
      </w:r>
      <w:r w:rsidRPr="00854D6B">
        <w:rPr>
          <w:rFonts w:ascii="Times New Roman" w:hAnsi="Times New Roman" w:cs="Times New Roman"/>
          <w:noProof/>
          <w:position w:val="-16"/>
          <w:sz w:val="20"/>
          <w:szCs w:val="20"/>
          <w:lang w:val="en-GB" w:eastAsia="en-GB"/>
        </w:rPr>
        <w:drawing>
          <wp:inline distT="0" distB="0" distL="0" distR="0" wp14:anchorId="5A0606F3" wp14:editId="34458EAA">
            <wp:extent cx="277495" cy="26416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495" cy="264160"/>
                    </a:xfrm>
                    <a:prstGeom prst="rect">
                      <a:avLst/>
                    </a:prstGeom>
                    <a:noFill/>
                    <a:ln>
                      <a:noFill/>
                    </a:ln>
                  </pic:spPr>
                </pic:pic>
              </a:graphicData>
            </a:graphic>
          </wp:inline>
        </w:drawing>
      </w:r>
      <w:r w:rsidRPr="00854D6B">
        <w:rPr>
          <w:rFonts w:ascii="Times New Roman" w:hAnsi="Times New Roman" w:cs="Times New Roman"/>
          <w:sz w:val="20"/>
          <w:szCs w:val="20"/>
        </w:rPr>
        <w:t xml:space="preserve"> must sum to 1.  Only two of the three elements in each column can therefore be considered as independent observations.  This leaves us with a small sample size of just six observations in each regression.</w:t>
      </w:r>
    </w:p>
  </w:footnote>
  <w:footnote w:id="10">
    <w:p w14:paraId="20E4FD90" w14:textId="77777777" w:rsidR="00C4130E" w:rsidRPr="00A7212A" w:rsidRDefault="00C4130E" w:rsidP="00D47E55">
      <w:pPr>
        <w:pStyle w:val="FootnoteText"/>
        <w:rPr>
          <w:rFonts w:ascii="Times New Roman" w:hAnsi="Times New Roman" w:cs="Times New Roman"/>
          <w:sz w:val="20"/>
          <w:szCs w:val="20"/>
        </w:rPr>
      </w:pPr>
      <w:r w:rsidRPr="00A7212A">
        <w:rPr>
          <w:rStyle w:val="FootnoteReference"/>
          <w:rFonts w:ascii="Times New Roman" w:hAnsi="Times New Roman" w:cs="Times New Roman"/>
          <w:sz w:val="20"/>
          <w:szCs w:val="20"/>
        </w:rPr>
        <w:footnoteRef/>
      </w:r>
      <w:r w:rsidRPr="00A7212A">
        <w:rPr>
          <w:rFonts w:ascii="Times New Roman" w:hAnsi="Times New Roman" w:cs="Times New Roman"/>
          <w:sz w:val="20"/>
          <w:szCs w:val="20"/>
        </w:rPr>
        <w:t xml:space="preserve"> Specifically, the 2007 3-year ACS describes the year in which each household moved into its current residence.  We find the percentage of households who moved into their current house in or before 2000.  Note that, in our model, not moving corresponds simply to remaining in the same census tract, while in our </w:t>
      </w:r>
      <w:proofErr w:type="gramStart"/>
      <w:r w:rsidRPr="00A7212A">
        <w:rPr>
          <w:rFonts w:ascii="Times New Roman" w:hAnsi="Times New Roman" w:cs="Times New Roman"/>
          <w:sz w:val="20"/>
          <w:szCs w:val="20"/>
        </w:rPr>
        <w:t>data,</w:t>
      </w:r>
      <w:proofErr w:type="gramEnd"/>
      <w:r w:rsidRPr="00A7212A">
        <w:rPr>
          <w:rFonts w:ascii="Times New Roman" w:hAnsi="Times New Roman" w:cs="Times New Roman"/>
          <w:sz w:val="20"/>
          <w:szCs w:val="20"/>
        </w:rPr>
        <w:t xml:space="preserve"> not moving corresponds to remaining in the same house.  Within-tract moves are not common (i.e., 7% of all moves), meaning that this difference should not have a significant effect on our results.</w:t>
      </w:r>
    </w:p>
  </w:footnote>
  <w:footnote w:id="11">
    <w:p w14:paraId="0BE02EB2" w14:textId="77777777" w:rsidR="00C4130E" w:rsidRPr="00A7212A" w:rsidRDefault="00C4130E" w:rsidP="00D47E55">
      <w:pPr>
        <w:pStyle w:val="FootnoteText"/>
        <w:ind w:hanging="4"/>
        <w:rPr>
          <w:rFonts w:ascii="Times New Roman" w:hAnsi="Times New Roman" w:cs="Times New Roman"/>
          <w:sz w:val="20"/>
          <w:szCs w:val="20"/>
        </w:rPr>
      </w:pPr>
      <w:r w:rsidRPr="00A7212A">
        <w:rPr>
          <w:rStyle w:val="FootnoteReference"/>
          <w:rFonts w:ascii="Times New Roman" w:hAnsi="Times New Roman" w:cs="Times New Roman"/>
          <w:sz w:val="20"/>
          <w:szCs w:val="20"/>
        </w:rPr>
        <w:footnoteRef/>
      </w:r>
      <w:r w:rsidRPr="00A7212A">
        <w:rPr>
          <w:rFonts w:ascii="Times New Roman" w:hAnsi="Times New Roman" w:cs="Times New Roman"/>
          <w:sz w:val="20"/>
          <w:szCs w:val="20"/>
        </w:rPr>
        <w:t xml:space="preserve"> Note that, by introducing the “catch-all” location </w:t>
      </w:r>
      <w:r w:rsidRPr="00A7212A">
        <w:rPr>
          <w:rFonts w:ascii="Times New Roman" w:hAnsi="Times New Roman" w:cs="Times New Roman"/>
          <w:i/>
          <w:sz w:val="20"/>
          <w:szCs w:val="20"/>
        </w:rPr>
        <w:t>k</w:t>
      </w:r>
      <w:r w:rsidRPr="00A7212A">
        <w:rPr>
          <w:rFonts w:ascii="Times New Roman" w:hAnsi="Times New Roman" w:cs="Times New Roman"/>
          <w:sz w:val="20"/>
          <w:szCs w:val="20"/>
        </w:rPr>
        <w:t xml:space="preserve"> = N+1, we effectively make this into a closed system, where anyone entering L.A. County comes from location N+1 and anyone leaving it moves to location N + 1.  Of course, the size of the mean utility we ascribe to the catch-all location will be determined by the number of people we assume to be in location N+1 to begin with.  This does not present a problem as long as we do not attempt to interpret the mean utility of that location.  What is important is that the values of the mean utilities associated with the </w:t>
      </w:r>
      <w:r w:rsidRPr="00A7212A">
        <w:rPr>
          <w:rFonts w:ascii="Times New Roman" w:hAnsi="Times New Roman" w:cs="Times New Roman"/>
          <w:i/>
          <w:sz w:val="20"/>
          <w:szCs w:val="20"/>
        </w:rPr>
        <w:t>other</w:t>
      </w:r>
      <w:r w:rsidRPr="00A7212A">
        <w:rPr>
          <w:rFonts w:ascii="Times New Roman" w:hAnsi="Times New Roman" w:cs="Times New Roman"/>
          <w:sz w:val="20"/>
          <w:szCs w:val="20"/>
        </w:rPr>
        <w:t xml:space="preserve"> locations (</w:t>
      </w:r>
      <w:r w:rsidRPr="00A7212A">
        <w:rPr>
          <w:rFonts w:ascii="Times New Roman" w:hAnsi="Times New Roman" w:cs="Times New Roman"/>
          <w:i/>
          <w:sz w:val="20"/>
          <w:szCs w:val="20"/>
        </w:rPr>
        <w:t>k</w:t>
      </w:r>
      <w:r w:rsidRPr="00A7212A">
        <w:rPr>
          <w:rFonts w:ascii="Times New Roman" w:hAnsi="Times New Roman" w:cs="Times New Roman"/>
          <w:sz w:val="20"/>
          <w:szCs w:val="20"/>
        </w:rPr>
        <w:t xml:space="preserve"> = 1, 2</w:t>
      </w:r>
      <w:proofErr w:type="gramStart"/>
      <w:r w:rsidRPr="00A7212A">
        <w:rPr>
          <w:rFonts w:ascii="Times New Roman" w:hAnsi="Times New Roman" w:cs="Times New Roman"/>
          <w:sz w:val="20"/>
          <w:szCs w:val="20"/>
        </w:rPr>
        <w:t>,…,</w:t>
      </w:r>
      <w:proofErr w:type="gramEnd"/>
      <w:r w:rsidRPr="00A7212A">
        <w:rPr>
          <w:rFonts w:ascii="Times New Roman" w:hAnsi="Times New Roman" w:cs="Times New Roman"/>
          <w:sz w:val="20"/>
          <w:szCs w:val="20"/>
        </w:rPr>
        <w:t xml:space="preserve"> N) are not affected by the assumed population of N+1.  We find this to indeed be the case, with our results being essentially identical regardless of whether we define the population of N+1 to be 2, 4, or 6 times the net change in population in (</w:t>
      </w:r>
      <w:r w:rsidRPr="00A7212A">
        <w:rPr>
          <w:rFonts w:ascii="Times New Roman" w:hAnsi="Times New Roman" w:cs="Times New Roman"/>
          <w:i/>
          <w:sz w:val="20"/>
          <w:szCs w:val="20"/>
        </w:rPr>
        <w:t>k</w:t>
      </w:r>
      <w:r w:rsidRPr="00A7212A">
        <w:rPr>
          <w:rFonts w:ascii="Times New Roman" w:hAnsi="Times New Roman" w:cs="Times New Roman"/>
          <w:sz w:val="20"/>
          <w:szCs w:val="20"/>
        </w:rPr>
        <w:t xml:space="preserve"> = 1, 2,…, N) between 2000 and 2007.</w:t>
      </w:r>
    </w:p>
  </w:footnote>
  <w:footnote w:id="12">
    <w:p w14:paraId="326C0AAD" w14:textId="77777777" w:rsidR="00C4130E" w:rsidRPr="00A7212A" w:rsidRDefault="00C4130E" w:rsidP="00D47E55">
      <w:pPr>
        <w:pStyle w:val="FootnoteText"/>
        <w:rPr>
          <w:rFonts w:ascii="Times New Roman" w:hAnsi="Times New Roman" w:cs="Times New Roman"/>
          <w:sz w:val="20"/>
          <w:szCs w:val="20"/>
        </w:rPr>
      </w:pPr>
      <w:r w:rsidRPr="00A7212A">
        <w:rPr>
          <w:rStyle w:val="FootnoteReference"/>
          <w:rFonts w:ascii="Times New Roman" w:hAnsi="Times New Roman" w:cs="Times New Roman"/>
          <w:sz w:val="20"/>
          <w:szCs w:val="20"/>
        </w:rPr>
        <w:footnoteRef/>
      </w:r>
      <w:r w:rsidRPr="00A7212A">
        <w:rPr>
          <w:rFonts w:ascii="Times New Roman" w:hAnsi="Times New Roman" w:cs="Times New Roman"/>
          <w:sz w:val="20"/>
          <w:szCs w:val="20"/>
        </w:rPr>
        <w:t xml:space="preserve"> In general, there is no scale associated with the vector of utility indices (i.e., one could add an arbitrary constant value to all of them and not impact the behavioral shares).  As such, </w:t>
      </w:r>
      <w:proofErr w:type="gramStart"/>
      <w:r w:rsidRPr="00A7212A">
        <w:rPr>
          <w:rFonts w:ascii="Times New Roman" w:hAnsi="Times New Roman" w:cs="Times New Roman"/>
          <w:sz w:val="20"/>
          <w:szCs w:val="20"/>
        </w:rPr>
        <w:t>a normalization</w:t>
      </w:r>
      <w:proofErr w:type="gramEnd"/>
      <w:r w:rsidRPr="00A7212A">
        <w:rPr>
          <w:rFonts w:ascii="Times New Roman" w:hAnsi="Times New Roman" w:cs="Times New Roman"/>
          <w:sz w:val="20"/>
          <w:szCs w:val="20"/>
        </w:rPr>
        <w:t xml:space="preserve"> is required.  We normalize the values such that they are mean zero.</w:t>
      </w:r>
    </w:p>
  </w:footnote>
  <w:footnote w:id="13">
    <w:p w14:paraId="75E26889" w14:textId="77777777" w:rsidR="00C4130E" w:rsidRPr="002A0D67" w:rsidRDefault="00C4130E" w:rsidP="00D47E55">
      <w:pPr>
        <w:pStyle w:val="FootnoteText"/>
        <w:rPr>
          <w:rFonts w:ascii="Times New Roman" w:hAnsi="Times New Roman" w:cs="Times New Roman"/>
          <w:sz w:val="20"/>
          <w:szCs w:val="20"/>
        </w:rPr>
      </w:pPr>
      <w:r w:rsidRPr="002A0D67">
        <w:rPr>
          <w:rStyle w:val="FootnoteReference"/>
          <w:rFonts w:ascii="Times New Roman" w:hAnsi="Times New Roman" w:cs="Times New Roman"/>
          <w:sz w:val="20"/>
          <w:szCs w:val="20"/>
        </w:rPr>
        <w:footnoteRef/>
      </w:r>
      <w:r w:rsidRPr="002A0D67">
        <w:rPr>
          <w:rFonts w:ascii="Times New Roman" w:hAnsi="Times New Roman" w:cs="Times New Roman"/>
          <w:sz w:val="20"/>
          <w:szCs w:val="20"/>
        </w:rPr>
        <w:t xml:space="preserve"> Note that we do not have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oMath>
      <w:r w:rsidRPr="002A0D67">
        <w:rPr>
          <w:rFonts w:ascii="Times New Roman" w:hAnsi="Times New Roman" w:cs="Times New Roman"/>
          <w:sz w:val="20"/>
          <w:szCs w:val="20"/>
        </w:rPr>
        <w:t xml:space="preserve"> data for the “catch-all” location N+1, and the value of </w:t>
      </w:r>
      <m:oMath>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k</m:t>
            </m:r>
          </m:sub>
        </m:sSub>
      </m:oMath>
      <w:r w:rsidRPr="002A0D67">
        <w:rPr>
          <w:rFonts w:ascii="Times New Roman" w:hAnsi="Times New Roman" w:cs="Times New Roman"/>
          <w:sz w:val="20"/>
          <w:szCs w:val="20"/>
        </w:rPr>
        <w:t xml:space="preserve">, </w:t>
      </w:r>
      <w:r w:rsidRPr="002A0D67">
        <w:rPr>
          <w:rFonts w:ascii="Times New Roman" w:hAnsi="Times New Roman" w:cs="Times New Roman"/>
          <w:i/>
          <w:sz w:val="20"/>
          <w:szCs w:val="20"/>
        </w:rPr>
        <w:t>k</w:t>
      </w:r>
      <w:r w:rsidRPr="002A0D67">
        <w:rPr>
          <w:rFonts w:ascii="Times New Roman" w:hAnsi="Times New Roman" w:cs="Times New Roman"/>
          <w:sz w:val="20"/>
          <w:szCs w:val="20"/>
        </w:rPr>
        <w:t xml:space="preserve"> = N+1 depends upon the assumed population of that location.  We therefore drop location N+1 from the second stage of the estimation procedure.</w:t>
      </w:r>
    </w:p>
  </w:footnote>
  <w:footnote w:id="14">
    <w:p w14:paraId="0AB6CF52" w14:textId="77777777" w:rsidR="00C4130E" w:rsidRPr="00605ADB" w:rsidRDefault="00C4130E" w:rsidP="00605ADB">
      <w:pPr>
        <w:rPr>
          <w:rFonts w:ascii="Times New Roman" w:eastAsia="Times New Roman" w:hAnsi="Times New Roman" w:cs="Times New Roman"/>
          <w:sz w:val="20"/>
          <w:szCs w:val="20"/>
        </w:rPr>
      </w:pPr>
      <w:r w:rsidRPr="00605ADB">
        <w:rPr>
          <w:rStyle w:val="FootnoteReference"/>
          <w:rFonts w:ascii="Times New Roman" w:hAnsi="Times New Roman" w:cs="Times New Roman"/>
          <w:sz w:val="20"/>
          <w:szCs w:val="20"/>
        </w:rPr>
        <w:footnoteRef/>
      </w:r>
      <w:r w:rsidRPr="00605ADB">
        <w:rPr>
          <w:rFonts w:ascii="Times New Roman" w:hAnsi="Times New Roman" w:cs="Times New Roman"/>
          <w:sz w:val="20"/>
          <w:szCs w:val="20"/>
        </w:rPr>
        <w:t xml:space="preserve"> </w:t>
      </w:r>
      <w:r w:rsidRPr="00605ADB">
        <w:rPr>
          <w:rFonts w:ascii="Times New Roman" w:eastAsia="Times New Roman" w:hAnsi="Times New Roman" w:cs="Times New Roman"/>
          <w:sz w:val="20"/>
          <w:szCs w:val="20"/>
        </w:rPr>
        <w:t>Gibbons et al. (2013)</w:t>
      </w:r>
      <w:r w:rsidRPr="00605ADB">
        <w:rPr>
          <w:rFonts w:ascii="Times New Roman" w:hAnsi="Times New Roman" w:cs="Times New Roman"/>
          <w:sz w:val="20"/>
          <w:szCs w:val="20"/>
        </w:rPr>
        <w:t xml:space="preserve"> uses administrative data to estimate the effect of </w:t>
      </w:r>
      <w:proofErr w:type="spellStart"/>
      <w:r w:rsidRPr="00605ADB">
        <w:rPr>
          <w:rFonts w:ascii="Times New Roman" w:hAnsi="Times New Roman" w:cs="Times New Roman"/>
          <w:sz w:val="20"/>
          <w:szCs w:val="20"/>
        </w:rPr>
        <w:t>neighbourhood</w:t>
      </w:r>
      <w:proofErr w:type="spellEnd"/>
      <w:r w:rsidRPr="00605ADB">
        <w:rPr>
          <w:rFonts w:ascii="Times New Roman" w:hAnsi="Times New Roman" w:cs="Times New Roman"/>
          <w:sz w:val="20"/>
          <w:szCs w:val="20"/>
        </w:rPr>
        <w:t xml:space="preserve"> composition on teenagers’ educational and </w:t>
      </w:r>
      <w:proofErr w:type="spellStart"/>
      <w:r w:rsidRPr="00605ADB">
        <w:rPr>
          <w:rFonts w:ascii="Times New Roman" w:hAnsi="Times New Roman" w:cs="Times New Roman"/>
          <w:sz w:val="20"/>
          <w:szCs w:val="20"/>
        </w:rPr>
        <w:t>behavioural</w:t>
      </w:r>
      <w:proofErr w:type="spellEnd"/>
      <w:r w:rsidRPr="00605ADB">
        <w:rPr>
          <w:rFonts w:ascii="Times New Roman" w:hAnsi="Times New Roman" w:cs="Times New Roman"/>
          <w:sz w:val="20"/>
          <w:szCs w:val="20"/>
        </w:rPr>
        <w:t xml:space="preserve"> outcomes in England. They exploit a unique research design based on changes over time in </w:t>
      </w:r>
      <w:proofErr w:type="spellStart"/>
      <w:r w:rsidRPr="00605ADB">
        <w:rPr>
          <w:rFonts w:ascii="Times New Roman" w:hAnsi="Times New Roman" w:cs="Times New Roman"/>
          <w:sz w:val="20"/>
          <w:szCs w:val="20"/>
        </w:rPr>
        <w:t>neighbourhood</w:t>
      </w:r>
      <w:proofErr w:type="spellEnd"/>
      <w:r w:rsidRPr="00605ADB">
        <w:rPr>
          <w:rFonts w:ascii="Times New Roman" w:hAnsi="Times New Roman" w:cs="Times New Roman"/>
          <w:sz w:val="20"/>
          <w:szCs w:val="20"/>
        </w:rPr>
        <w:t xml:space="preserve"> composition experienced by residentially immobile students, where these changes arise purely through residential migration amongst other students in our dataset. The complete coverage of the data allows investigating heterogeneity and non-</w:t>
      </w:r>
      <w:proofErr w:type="spellStart"/>
      <w:r w:rsidRPr="00605ADB">
        <w:rPr>
          <w:rFonts w:ascii="Times New Roman" w:hAnsi="Times New Roman" w:cs="Times New Roman"/>
          <w:sz w:val="20"/>
          <w:szCs w:val="20"/>
        </w:rPr>
        <w:t>linearities</w:t>
      </w:r>
      <w:proofErr w:type="spellEnd"/>
      <w:r w:rsidRPr="00605ADB">
        <w:rPr>
          <w:rFonts w:ascii="Times New Roman" w:hAnsi="Times New Roman" w:cs="Times New Roman"/>
          <w:sz w:val="20"/>
          <w:szCs w:val="20"/>
        </w:rPr>
        <w:t xml:space="preserve"> in the effect of </w:t>
      </w:r>
      <w:proofErr w:type="spellStart"/>
      <w:r w:rsidRPr="00605ADB">
        <w:rPr>
          <w:rFonts w:ascii="Times New Roman" w:hAnsi="Times New Roman" w:cs="Times New Roman"/>
          <w:sz w:val="20"/>
          <w:szCs w:val="20"/>
        </w:rPr>
        <w:t>neighbourhood</w:t>
      </w:r>
      <w:proofErr w:type="spellEnd"/>
      <w:r w:rsidRPr="00605ADB">
        <w:rPr>
          <w:rFonts w:ascii="Times New Roman" w:hAnsi="Times New Roman" w:cs="Times New Roman"/>
          <w:sz w:val="20"/>
          <w:szCs w:val="20"/>
        </w:rPr>
        <w:t xml:space="preserve"> composition at an unprecedented level.  Results show that changes in </w:t>
      </w:r>
      <w:proofErr w:type="spellStart"/>
      <w:r w:rsidRPr="00605ADB">
        <w:rPr>
          <w:rFonts w:ascii="Times New Roman" w:hAnsi="Times New Roman" w:cs="Times New Roman"/>
          <w:sz w:val="20"/>
          <w:szCs w:val="20"/>
        </w:rPr>
        <w:t>neighbourhood</w:t>
      </w:r>
      <w:proofErr w:type="spellEnd"/>
      <w:r w:rsidRPr="00605ADB">
        <w:rPr>
          <w:rFonts w:ascii="Times New Roman" w:hAnsi="Times New Roman" w:cs="Times New Roman"/>
          <w:sz w:val="20"/>
          <w:szCs w:val="20"/>
        </w:rPr>
        <w:t xml:space="preserve"> composition have no effects on test scores but some effects on </w:t>
      </w:r>
      <w:proofErr w:type="spellStart"/>
      <w:r w:rsidRPr="00605ADB">
        <w:rPr>
          <w:rFonts w:ascii="Times New Roman" w:hAnsi="Times New Roman" w:cs="Times New Roman"/>
          <w:sz w:val="20"/>
          <w:szCs w:val="20"/>
        </w:rPr>
        <w:t>behavioural</w:t>
      </w:r>
      <w:proofErr w:type="spellEnd"/>
      <w:r w:rsidRPr="00605ADB">
        <w:rPr>
          <w:rFonts w:ascii="Times New Roman" w:hAnsi="Times New Roman" w:cs="Times New Roman"/>
          <w:sz w:val="20"/>
          <w:szCs w:val="20"/>
        </w:rPr>
        <w:t xml:space="preserve"> outcomes, which are heterogeneous for boys and girls.</w:t>
      </w:r>
    </w:p>
    <w:p w14:paraId="650A9EEF" w14:textId="470E4D43" w:rsidR="00C4130E" w:rsidRPr="00605ADB" w:rsidRDefault="00C4130E">
      <w:pPr>
        <w:pStyle w:val="FootnoteText"/>
        <w:rPr>
          <w:rFonts w:ascii="Times New Roman" w:hAnsi="Times New Roman" w:cs="Times New Roman"/>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167BB"/>
    <w:multiLevelType w:val="hybridMultilevel"/>
    <w:tmpl w:val="597093F8"/>
    <w:lvl w:ilvl="0" w:tplc="0B1EF016">
      <w:start w:val="1"/>
      <w:numFmt w:val="lowerRoman"/>
      <w:lvlText w:val="(%1)"/>
      <w:lvlJc w:val="right"/>
      <w:pPr>
        <w:ind w:left="1080" w:hanging="360"/>
      </w:pPr>
      <w:rPr>
        <w:rFonts w:ascii="Times New Roman" w:eastAsiaTheme="minorEastAsia" w:hAnsi="Times New Roman" w:cs="Times New Roman"/>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DA389B"/>
    <w:multiLevelType w:val="hybridMultilevel"/>
    <w:tmpl w:val="A6F6CF68"/>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B3143"/>
    <w:multiLevelType w:val="hybridMultilevel"/>
    <w:tmpl w:val="43826570"/>
    <w:lvl w:ilvl="0" w:tplc="F8AA52CE">
      <w:start w:val="1"/>
      <w:numFmt w:val="bullet"/>
      <w:lvlText w:val="•"/>
      <w:lvlJc w:val="left"/>
      <w:pPr>
        <w:tabs>
          <w:tab w:val="num" w:pos="720"/>
        </w:tabs>
        <w:ind w:left="720" w:hanging="360"/>
      </w:pPr>
      <w:rPr>
        <w:rFonts w:ascii="Arial" w:hAnsi="Arial" w:hint="default"/>
      </w:rPr>
    </w:lvl>
    <w:lvl w:ilvl="1" w:tplc="40F8CCC6" w:tentative="1">
      <w:start w:val="1"/>
      <w:numFmt w:val="bullet"/>
      <w:lvlText w:val="•"/>
      <w:lvlJc w:val="left"/>
      <w:pPr>
        <w:tabs>
          <w:tab w:val="num" w:pos="1440"/>
        </w:tabs>
        <w:ind w:left="1440" w:hanging="360"/>
      </w:pPr>
      <w:rPr>
        <w:rFonts w:ascii="Arial" w:hAnsi="Arial" w:hint="default"/>
      </w:rPr>
    </w:lvl>
    <w:lvl w:ilvl="2" w:tplc="635AF114" w:tentative="1">
      <w:start w:val="1"/>
      <w:numFmt w:val="bullet"/>
      <w:lvlText w:val="•"/>
      <w:lvlJc w:val="left"/>
      <w:pPr>
        <w:tabs>
          <w:tab w:val="num" w:pos="2160"/>
        </w:tabs>
        <w:ind w:left="2160" w:hanging="360"/>
      </w:pPr>
      <w:rPr>
        <w:rFonts w:ascii="Arial" w:hAnsi="Arial" w:hint="default"/>
      </w:rPr>
    </w:lvl>
    <w:lvl w:ilvl="3" w:tplc="4E740980" w:tentative="1">
      <w:start w:val="1"/>
      <w:numFmt w:val="bullet"/>
      <w:lvlText w:val="•"/>
      <w:lvlJc w:val="left"/>
      <w:pPr>
        <w:tabs>
          <w:tab w:val="num" w:pos="2880"/>
        </w:tabs>
        <w:ind w:left="2880" w:hanging="360"/>
      </w:pPr>
      <w:rPr>
        <w:rFonts w:ascii="Arial" w:hAnsi="Arial" w:hint="default"/>
      </w:rPr>
    </w:lvl>
    <w:lvl w:ilvl="4" w:tplc="B7408658" w:tentative="1">
      <w:start w:val="1"/>
      <w:numFmt w:val="bullet"/>
      <w:lvlText w:val="•"/>
      <w:lvlJc w:val="left"/>
      <w:pPr>
        <w:tabs>
          <w:tab w:val="num" w:pos="3600"/>
        </w:tabs>
        <w:ind w:left="3600" w:hanging="360"/>
      </w:pPr>
      <w:rPr>
        <w:rFonts w:ascii="Arial" w:hAnsi="Arial" w:hint="default"/>
      </w:rPr>
    </w:lvl>
    <w:lvl w:ilvl="5" w:tplc="630A1180" w:tentative="1">
      <w:start w:val="1"/>
      <w:numFmt w:val="bullet"/>
      <w:lvlText w:val="•"/>
      <w:lvlJc w:val="left"/>
      <w:pPr>
        <w:tabs>
          <w:tab w:val="num" w:pos="4320"/>
        </w:tabs>
        <w:ind w:left="4320" w:hanging="360"/>
      </w:pPr>
      <w:rPr>
        <w:rFonts w:ascii="Arial" w:hAnsi="Arial" w:hint="default"/>
      </w:rPr>
    </w:lvl>
    <w:lvl w:ilvl="6" w:tplc="D39A5036" w:tentative="1">
      <w:start w:val="1"/>
      <w:numFmt w:val="bullet"/>
      <w:lvlText w:val="•"/>
      <w:lvlJc w:val="left"/>
      <w:pPr>
        <w:tabs>
          <w:tab w:val="num" w:pos="5040"/>
        </w:tabs>
        <w:ind w:left="5040" w:hanging="360"/>
      </w:pPr>
      <w:rPr>
        <w:rFonts w:ascii="Arial" w:hAnsi="Arial" w:hint="default"/>
      </w:rPr>
    </w:lvl>
    <w:lvl w:ilvl="7" w:tplc="A1E202C8" w:tentative="1">
      <w:start w:val="1"/>
      <w:numFmt w:val="bullet"/>
      <w:lvlText w:val="•"/>
      <w:lvlJc w:val="left"/>
      <w:pPr>
        <w:tabs>
          <w:tab w:val="num" w:pos="5760"/>
        </w:tabs>
        <w:ind w:left="5760" w:hanging="360"/>
      </w:pPr>
      <w:rPr>
        <w:rFonts w:ascii="Arial" w:hAnsi="Arial" w:hint="default"/>
      </w:rPr>
    </w:lvl>
    <w:lvl w:ilvl="8" w:tplc="F23ED474" w:tentative="1">
      <w:start w:val="1"/>
      <w:numFmt w:val="bullet"/>
      <w:lvlText w:val="•"/>
      <w:lvlJc w:val="left"/>
      <w:pPr>
        <w:tabs>
          <w:tab w:val="num" w:pos="6480"/>
        </w:tabs>
        <w:ind w:left="6480" w:hanging="360"/>
      </w:pPr>
      <w:rPr>
        <w:rFonts w:ascii="Arial" w:hAnsi="Arial" w:hint="default"/>
      </w:rPr>
    </w:lvl>
  </w:abstractNum>
  <w:abstractNum w:abstractNumId="3">
    <w:nsid w:val="1EB12F41"/>
    <w:multiLevelType w:val="hybridMultilevel"/>
    <w:tmpl w:val="190EAE60"/>
    <w:lvl w:ilvl="0" w:tplc="26D872A8">
      <w:start w:val="1"/>
      <w:numFmt w:val="bullet"/>
      <w:lvlText w:val="•"/>
      <w:lvlJc w:val="left"/>
      <w:pPr>
        <w:tabs>
          <w:tab w:val="num" w:pos="720"/>
        </w:tabs>
        <w:ind w:left="720" w:hanging="360"/>
      </w:pPr>
      <w:rPr>
        <w:rFonts w:ascii="Arial" w:hAnsi="Arial" w:hint="default"/>
      </w:rPr>
    </w:lvl>
    <w:lvl w:ilvl="1" w:tplc="05423030" w:tentative="1">
      <w:start w:val="1"/>
      <w:numFmt w:val="bullet"/>
      <w:lvlText w:val="•"/>
      <w:lvlJc w:val="left"/>
      <w:pPr>
        <w:tabs>
          <w:tab w:val="num" w:pos="1440"/>
        </w:tabs>
        <w:ind w:left="1440" w:hanging="360"/>
      </w:pPr>
      <w:rPr>
        <w:rFonts w:ascii="Arial" w:hAnsi="Arial" w:hint="default"/>
      </w:rPr>
    </w:lvl>
    <w:lvl w:ilvl="2" w:tplc="24DA360C" w:tentative="1">
      <w:start w:val="1"/>
      <w:numFmt w:val="bullet"/>
      <w:lvlText w:val="•"/>
      <w:lvlJc w:val="left"/>
      <w:pPr>
        <w:tabs>
          <w:tab w:val="num" w:pos="2160"/>
        </w:tabs>
        <w:ind w:left="2160" w:hanging="360"/>
      </w:pPr>
      <w:rPr>
        <w:rFonts w:ascii="Arial" w:hAnsi="Arial" w:hint="default"/>
      </w:rPr>
    </w:lvl>
    <w:lvl w:ilvl="3" w:tplc="F0BCF2E4" w:tentative="1">
      <w:start w:val="1"/>
      <w:numFmt w:val="bullet"/>
      <w:lvlText w:val="•"/>
      <w:lvlJc w:val="left"/>
      <w:pPr>
        <w:tabs>
          <w:tab w:val="num" w:pos="2880"/>
        </w:tabs>
        <w:ind w:left="2880" w:hanging="360"/>
      </w:pPr>
      <w:rPr>
        <w:rFonts w:ascii="Arial" w:hAnsi="Arial" w:hint="default"/>
      </w:rPr>
    </w:lvl>
    <w:lvl w:ilvl="4" w:tplc="94FADE90" w:tentative="1">
      <w:start w:val="1"/>
      <w:numFmt w:val="bullet"/>
      <w:lvlText w:val="•"/>
      <w:lvlJc w:val="left"/>
      <w:pPr>
        <w:tabs>
          <w:tab w:val="num" w:pos="3600"/>
        </w:tabs>
        <w:ind w:left="3600" w:hanging="360"/>
      </w:pPr>
      <w:rPr>
        <w:rFonts w:ascii="Arial" w:hAnsi="Arial" w:hint="default"/>
      </w:rPr>
    </w:lvl>
    <w:lvl w:ilvl="5" w:tplc="B6743646" w:tentative="1">
      <w:start w:val="1"/>
      <w:numFmt w:val="bullet"/>
      <w:lvlText w:val="•"/>
      <w:lvlJc w:val="left"/>
      <w:pPr>
        <w:tabs>
          <w:tab w:val="num" w:pos="4320"/>
        </w:tabs>
        <w:ind w:left="4320" w:hanging="360"/>
      </w:pPr>
      <w:rPr>
        <w:rFonts w:ascii="Arial" w:hAnsi="Arial" w:hint="default"/>
      </w:rPr>
    </w:lvl>
    <w:lvl w:ilvl="6" w:tplc="A2D2E25E" w:tentative="1">
      <w:start w:val="1"/>
      <w:numFmt w:val="bullet"/>
      <w:lvlText w:val="•"/>
      <w:lvlJc w:val="left"/>
      <w:pPr>
        <w:tabs>
          <w:tab w:val="num" w:pos="5040"/>
        </w:tabs>
        <w:ind w:left="5040" w:hanging="360"/>
      </w:pPr>
      <w:rPr>
        <w:rFonts w:ascii="Arial" w:hAnsi="Arial" w:hint="default"/>
      </w:rPr>
    </w:lvl>
    <w:lvl w:ilvl="7" w:tplc="C4CC44EE" w:tentative="1">
      <w:start w:val="1"/>
      <w:numFmt w:val="bullet"/>
      <w:lvlText w:val="•"/>
      <w:lvlJc w:val="left"/>
      <w:pPr>
        <w:tabs>
          <w:tab w:val="num" w:pos="5760"/>
        </w:tabs>
        <w:ind w:left="5760" w:hanging="360"/>
      </w:pPr>
      <w:rPr>
        <w:rFonts w:ascii="Arial" w:hAnsi="Arial" w:hint="default"/>
      </w:rPr>
    </w:lvl>
    <w:lvl w:ilvl="8" w:tplc="AFEC6E68" w:tentative="1">
      <w:start w:val="1"/>
      <w:numFmt w:val="bullet"/>
      <w:lvlText w:val="•"/>
      <w:lvlJc w:val="left"/>
      <w:pPr>
        <w:tabs>
          <w:tab w:val="num" w:pos="6480"/>
        </w:tabs>
        <w:ind w:left="6480" w:hanging="360"/>
      </w:pPr>
      <w:rPr>
        <w:rFonts w:ascii="Arial" w:hAnsi="Arial" w:hint="default"/>
      </w:rPr>
    </w:lvl>
  </w:abstractNum>
  <w:abstractNum w:abstractNumId="4">
    <w:nsid w:val="21EC0675"/>
    <w:multiLevelType w:val="hybridMultilevel"/>
    <w:tmpl w:val="A8FEA916"/>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C554A7"/>
    <w:multiLevelType w:val="hybridMultilevel"/>
    <w:tmpl w:val="8F646474"/>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86503F"/>
    <w:multiLevelType w:val="hybridMultilevel"/>
    <w:tmpl w:val="6CEE6EDA"/>
    <w:lvl w:ilvl="0" w:tplc="2FB6B2E8">
      <w:start w:val="1"/>
      <w:numFmt w:val="bullet"/>
      <w:lvlText w:val="-"/>
      <w:lvlJc w:val="left"/>
      <w:pPr>
        <w:tabs>
          <w:tab w:val="num" w:pos="720"/>
        </w:tabs>
        <w:ind w:left="720" w:hanging="360"/>
      </w:pPr>
      <w:rPr>
        <w:rFonts w:ascii="Times" w:hAnsi="Times" w:hint="default"/>
      </w:rPr>
    </w:lvl>
    <w:lvl w:ilvl="1" w:tplc="F8744014" w:tentative="1">
      <w:start w:val="1"/>
      <w:numFmt w:val="bullet"/>
      <w:lvlText w:val="-"/>
      <w:lvlJc w:val="left"/>
      <w:pPr>
        <w:tabs>
          <w:tab w:val="num" w:pos="1440"/>
        </w:tabs>
        <w:ind w:left="1440" w:hanging="360"/>
      </w:pPr>
      <w:rPr>
        <w:rFonts w:ascii="Times" w:hAnsi="Times" w:hint="default"/>
      </w:rPr>
    </w:lvl>
    <w:lvl w:ilvl="2" w:tplc="C72EE9FA" w:tentative="1">
      <w:start w:val="1"/>
      <w:numFmt w:val="bullet"/>
      <w:lvlText w:val="-"/>
      <w:lvlJc w:val="left"/>
      <w:pPr>
        <w:tabs>
          <w:tab w:val="num" w:pos="2160"/>
        </w:tabs>
        <w:ind w:left="2160" w:hanging="360"/>
      </w:pPr>
      <w:rPr>
        <w:rFonts w:ascii="Times" w:hAnsi="Times" w:hint="default"/>
      </w:rPr>
    </w:lvl>
    <w:lvl w:ilvl="3" w:tplc="D974CF24" w:tentative="1">
      <w:start w:val="1"/>
      <w:numFmt w:val="bullet"/>
      <w:lvlText w:val="-"/>
      <w:lvlJc w:val="left"/>
      <w:pPr>
        <w:tabs>
          <w:tab w:val="num" w:pos="2880"/>
        </w:tabs>
        <w:ind w:left="2880" w:hanging="360"/>
      </w:pPr>
      <w:rPr>
        <w:rFonts w:ascii="Times" w:hAnsi="Times" w:hint="default"/>
      </w:rPr>
    </w:lvl>
    <w:lvl w:ilvl="4" w:tplc="354ACEE8" w:tentative="1">
      <w:start w:val="1"/>
      <w:numFmt w:val="bullet"/>
      <w:lvlText w:val="-"/>
      <w:lvlJc w:val="left"/>
      <w:pPr>
        <w:tabs>
          <w:tab w:val="num" w:pos="3600"/>
        </w:tabs>
        <w:ind w:left="3600" w:hanging="360"/>
      </w:pPr>
      <w:rPr>
        <w:rFonts w:ascii="Times" w:hAnsi="Times" w:hint="default"/>
      </w:rPr>
    </w:lvl>
    <w:lvl w:ilvl="5" w:tplc="1A80271C" w:tentative="1">
      <w:start w:val="1"/>
      <w:numFmt w:val="bullet"/>
      <w:lvlText w:val="-"/>
      <w:lvlJc w:val="left"/>
      <w:pPr>
        <w:tabs>
          <w:tab w:val="num" w:pos="4320"/>
        </w:tabs>
        <w:ind w:left="4320" w:hanging="360"/>
      </w:pPr>
      <w:rPr>
        <w:rFonts w:ascii="Times" w:hAnsi="Times" w:hint="default"/>
      </w:rPr>
    </w:lvl>
    <w:lvl w:ilvl="6" w:tplc="BC407434" w:tentative="1">
      <w:start w:val="1"/>
      <w:numFmt w:val="bullet"/>
      <w:lvlText w:val="-"/>
      <w:lvlJc w:val="left"/>
      <w:pPr>
        <w:tabs>
          <w:tab w:val="num" w:pos="5040"/>
        </w:tabs>
        <w:ind w:left="5040" w:hanging="360"/>
      </w:pPr>
      <w:rPr>
        <w:rFonts w:ascii="Times" w:hAnsi="Times" w:hint="default"/>
      </w:rPr>
    </w:lvl>
    <w:lvl w:ilvl="7" w:tplc="5C823B34" w:tentative="1">
      <w:start w:val="1"/>
      <w:numFmt w:val="bullet"/>
      <w:lvlText w:val="-"/>
      <w:lvlJc w:val="left"/>
      <w:pPr>
        <w:tabs>
          <w:tab w:val="num" w:pos="5760"/>
        </w:tabs>
        <w:ind w:left="5760" w:hanging="360"/>
      </w:pPr>
      <w:rPr>
        <w:rFonts w:ascii="Times" w:hAnsi="Times" w:hint="default"/>
      </w:rPr>
    </w:lvl>
    <w:lvl w:ilvl="8" w:tplc="AAE82C1C" w:tentative="1">
      <w:start w:val="1"/>
      <w:numFmt w:val="bullet"/>
      <w:lvlText w:val="-"/>
      <w:lvlJc w:val="left"/>
      <w:pPr>
        <w:tabs>
          <w:tab w:val="num" w:pos="6480"/>
        </w:tabs>
        <w:ind w:left="6480" w:hanging="360"/>
      </w:pPr>
      <w:rPr>
        <w:rFonts w:ascii="Times" w:hAnsi="Times" w:hint="default"/>
      </w:rPr>
    </w:lvl>
  </w:abstractNum>
  <w:abstractNum w:abstractNumId="7">
    <w:nsid w:val="29DA484E"/>
    <w:multiLevelType w:val="hybridMultilevel"/>
    <w:tmpl w:val="142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637A12"/>
    <w:multiLevelType w:val="hybridMultilevel"/>
    <w:tmpl w:val="37F28722"/>
    <w:lvl w:ilvl="0" w:tplc="AB28B7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76BE5"/>
    <w:multiLevelType w:val="hybridMultilevel"/>
    <w:tmpl w:val="6E2E63AA"/>
    <w:lvl w:ilvl="0" w:tplc="F5E021F8">
      <w:start w:val="3"/>
      <w:numFmt w:val="bullet"/>
      <w:lvlText w:val="-"/>
      <w:lvlJc w:val="left"/>
      <w:pPr>
        <w:ind w:left="1580" w:hanging="8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C210E71"/>
    <w:multiLevelType w:val="hybridMultilevel"/>
    <w:tmpl w:val="70106EC2"/>
    <w:lvl w:ilvl="0" w:tplc="812ACE6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BF54D5"/>
    <w:multiLevelType w:val="hybridMultilevel"/>
    <w:tmpl w:val="B5AC3AB8"/>
    <w:lvl w:ilvl="0" w:tplc="AD70423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261ED7"/>
    <w:multiLevelType w:val="hybridMultilevel"/>
    <w:tmpl w:val="BF3036FC"/>
    <w:lvl w:ilvl="0" w:tplc="C7EE6D98">
      <w:start w:val="1"/>
      <w:numFmt w:val="bullet"/>
      <w:lvlText w:val="•"/>
      <w:lvlJc w:val="left"/>
      <w:pPr>
        <w:tabs>
          <w:tab w:val="num" w:pos="720"/>
        </w:tabs>
        <w:ind w:left="720" w:hanging="360"/>
      </w:pPr>
      <w:rPr>
        <w:rFonts w:ascii="Arial" w:hAnsi="Arial" w:hint="default"/>
      </w:rPr>
    </w:lvl>
    <w:lvl w:ilvl="1" w:tplc="BADC2404" w:tentative="1">
      <w:start w:val="1"/>
      <w:numFmt w:val="bullet"/>
      <w:lvlText w:val="•"/>
      <w:lvlJc w:val="left"/>
      <w:pPr>
        <w:tabs>
          <w:tab w:val="num" w:pos="1440"/>
        </w:tabs>
        <w:ind w:left="1440" w:hanging="360"/>
      </w:pPr>
      <w:rPr>
        <w:rFonts w:ascii="Arial" w:hAnsi="Arial" w:hint="default"/>
      </w:rPr>
    </w:lvl>
    <w:lvl w:ilvl="2" w:tplc="142422C0" w:tentative="1">
      <w:start w:val="1"/>
      <w:numFmt w:val="bullet"/>
      <w:lvlText w:val="•"/>
      <w:lvlJc w:val="left"/>
      <w:pPr>
        <w:tabs>
          <w:tab w:val="num" w:pos="2160"/>
        </w:tabs>
        <w:ind w:left="2160" w:hanging="360"/>
      </w:pPr>
      <w:rPr>
        <w:rFonts w:ascii="Arial" w:hAnsi="Arial" w:hint="default"/>
      </w:rPr>
    </w:lvl>
    <w:lvl w:ilvl="3" w:tplc="8604F238" w:tentative="1">
      <w:start w:val="1"/>
      <w:numFmt w:val="bullet"/>
      <w:lvlText w:val="•"/>
      <w:lvlJc w:val="left"/>
      <w:pPr>
        <w:tabs>
          <w:tab w:val="num" w:pos="2880"/>
        </w:tabs>
        <w:ind w:left="2880" w:hanging="360"/>
      </w:pPr>
      <w:rPr>
        <w:rFonts w:ascii="Arial" w:hAnsi="Arial" w:hint="default"/>
      </w:rPr>
    </w:lvl>
    <w:lvl w:ilvl="4" w:tplc="F5C414EE" w:tentative="1">
      <w:start w:val="1"/>
      <w:numFmt w:val="bullet"/>
      <w:lvlText w:val="•"/>
      <w:lvlJc w:val="left"/>
      <w:pPr>
        <w:tabs>
          <w:tab w:val="num" w:pos="3600"/>
        </w:tabs>
        <w:ind w:left="3600" w:hanging="360"/>
      </w:pPr>
      <w:rPr>
        <w:rFonts w:ascii="Arial" w:hAnsi="Arial" w:hint="default"/>
      </w:rPr>
    </w:lvl>
    <w:lvl w:ilvl="5" w:tplc="341A3F54" w:tentative="1">
      <w:start w:val="1"/>
      <w:numFmt w:val="bullet"/>
      <w:lvlText w:val="•"/>
      <w:lvlJc w:val="left"/>
      <w:pPr>
        <w:tabs>
          <w:tab w:val="num" w:pos="4320"/>
        </w:tabs>
        <w:ind w:left="4320" w:hanging="360"/>
      </w:pPr>
      <w:rPr>
        <w:rFonts w:ascii="Arial" w:hAnsi="Arial" w:hint="default"/>
      </w:rPr>
    </w:lvl>
    <w:lvl w:ilvl="6" w:tplc="09A2D04E" w:tentative="1">
      <w:start w:val="1"/>
      <w:numFmt w:val="bullet"/>
      <w:lvlText w:val="•"/>
      <w:lvlJc w:val="left"/>
      <w:pPr>
        <w:tabs>
          <w:tab w:val="num" w:pos="5040"/>
        </w:tabs>
        <w:ind w:left="5040" w:hanging="360"/>
      </w:pPr>
      <w:rPr>
        <w:rFonts w:ascii="Arial" w:hAnsi="Arial" w:hint="default"/>
      </w:rPr>
    </w:lvl>
    <w:lvl w:ilvl="7" w:tplc="CC80EBE0" w:tentative="1">
      <w:start w:val="1"/>
      <w:numFmt w:val="bullet"/>
      <w:lvlText w:val="•"/>
      <w:lvlJc w:val="left"/>
      <w:pPr>
        <w:tabs>
          <w:tab w:val="num" w:pos="5760"/>
        </w:tabs>
        <w:ind w:left="5760" w:hanging="360"/>
      </w:pPr>
      <w:rPr>
        <w:rFonts w:ascii="Arial" w:hAnsi="Arial" w:hint="default"/>
      </w:rPr>
    </w:lvl>
    <w:lvl w:ilvl="8" w:tplc="7D908AA4" w:tentative="1">
      <w:start w:val="1"/>
      <w:numFmt w:val="bullet"/>
      <w:lvlText w:val="•"/>
      <w:lvlJc w:val="left"/>
      <w:pPr>
        <w:tabs>
          <w:tab w:val="num" w:pos="6480"/>
        </w:tabs>
        <w:ind w:left="6480" w:hanging="360"/>
      </w:pPr>
      <w:rPr>
        <w:rFonts w:ascii="Arial" w:hAnsi="Arial" w:hint="default"/>
      </w:rPr>
    </w:lvl>
  </w:abstractNum>
  <w:abstractNum w:abstractNumId="13">
    <w:nsid w:val="52362CC5"/>
    <w:multiLevelType w:val="hybridMultilevel"/>
    <w:tmpl w:val="594C271E"/>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642052"/>
    <w:multiLevelType w:val="hybridMultilevel"/>
    <w:tmpl w:val="26A04AE0"/>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40DAE"/>
    <w:multiLevelType w:val="hybridMultilevel"/>
    <w:tmpl w:val="DD4A0188"/>
    <w:lvl w:ilvl="0" w:tplc="104C8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9756E6"/>
    <w:multiLevelType w:val="hybridMultilevel"/>
    <w:tmpl w:val="07B4D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E14A14"/>
    <w:multiLevelType w:val="hybridMultilevel"/>
    <w:tmpl w:val="356A9A86"/>
    <w:lvl w:ilvl="0" w:tplc="F5E021F8">
      <w:start w:val="3"/>
      <w:numFmt w:val="bullet"/>
      <w:lvlText w:val="-"/>
      <w:lvlJc w:val="left"/>
      <w:pPr>
        <w:ind w:left="1710" w:hanging="360"/>
      </w:pPr>
      <w:rPr>
        <w:rFonts w:ascii="Times New Roman" w:eastAsiaTheme="minorEastAsia" w:hAnsi="Times New Roman" w:cs="Times New Roman"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nsid w:val="6B026770"/>
    <w:multiLevelType w:val="hybridMultilevel"/>
    <w:tmpl w:val="05D6299E"/>
    <w:lvl w:ilvl="0" w:tplc="0CC8B056">
      <w:start w:val="1"/>
      <w:numFmt w:val="bullet"/>
      <w:lvlText w:val="•"/>
      <w:lvlJc w:val="left"/>
      <w:pPr>
        <w:tabs>
          <w:tab w:val="num" w:pos="720"/>
        </w:tabs>
        <w:ind w:left="720" w:hanging="360"/>
      </w:pPr>
      <w:rPr>
        <w:rFonts w:ascii="Arial" w:hAnsi="Arial" w:hint="default"/>
      </w:rPr>
    </w:lvl>
    <w:lvl w:ilvl="1" w:tplc="4F06F63C" w:tentative="1">
      <w:start w:val="1"/>
      <w:numFmt w:val="bullet"/>
      <w:lvlText w:val="•"/>
      <w:lvlJc w:val="left"/>
      <w:pPr>
        <w:tabs>
          <w:tab w:val="num" w:pos="1440"/>
        </w:tabs>
        <w:ind w:left="1440" w:hanging="360"/>
      </w:pPr>
      <w:rPr>
        <w:rFonts w:ascii="Arial" w:hAnsi="Arial" w:hint="default"/>
      </w:rPr>
    </w:lvl>
    <w:lvl w:ilvl="2" w:tplc="150811B4" w:tentative="1">
      <w:start w:val="1"/>
      <w:numFmt w:val="bullet"/>
      <w:lvlText w:val="•"/>
      <w:lvlJc w:val="left"/>
      <w:pPr>
        <w:tabs>
          <w:tab w:val="num" w:pos="2160"/>
        </w:tabs>
        <w:ind w:left="2160" w:hanging="360"/>
      </w:pPr>
      <w:rPr>
        <w:rFonts w:ascii="Arial" w:hAnsi="Arial" w:hint="default"/>
      </w:rPr>
    </w:lvl>
    <w:lvl w:ilvl="3" w:tplc="819227CC" w:tentative="1">
      <w:start w:val="1"/>
      <w:numFmt w:val="bullet"/>
      <w:lvlText w:val="•"/>
      <w:lvlJc w:val="left"/>
      <w:pPr>
        <w:tabs>
          <w:tab w:val="num" w:pos="2880"/>
        </w:tabs>
        <w:ind w:left="2880" w:hanging="360"/>
      </w:pPr>
      <w:rPr>
        <w:rFonts w:ascii="Arial" w:hAnsi="Arial" w:hint="default"/>
      </w:rPr>
    </w:lvl>
    <w:lvl w:ilvl="4" w:tplc="19BA3B32" w:tentative="1">
      <w:start w:val="1"/>
      <w:numFmt w:val="bullet"/>
      <w:lvlText w:val="•"/>
      <w:lvlJc w:val="left"/>
      <w:pPr>
        <w:tabs>
          <w:tab w:val="num" w:pos="3600"/>
        </w:tabs>
        <w:ind w:left="3600" w:hanging="360"/>
      </w:pPr>
      <w:rPr>
        <w:rFonts w:ascii="Arial" w:hAnsi="Arial" w:hint="default"/>
      </w:rPr>
    </w:lvl>
    <w:lvl w:ilvl="5" w:tplc="467EC656" w:tentative="1">
      <w:start w:val="1"/>
      <w:numFmt w:val="bullet"/>
      <w:lvlText w:val="•"/>
      <w:lvlJc w:val="left"/>
      <w:pPr>
        <w:tabs>
          <w:tab w:val="num" w:pos="4320"/>
        </w:tabs>
        <w:ind w:left="4320" w:hanging="360"/>
      </w:pPr>
      <w:rPr>
        <w:rFonts w:ascii="Arial" w:hAnsi="Arial" w:hint="default"/>
      </w:rPr>
    </w:lvl>
    <w:lvl w:ilvl="6" w:tplc="42CA8F6E" w:tentative="1">
      <w:start w:val="1"/>
      <w:numFmt w:val="bullet"/>
      <w:lvlText w:val="•"/>
      <w:lvlJc w:val="left"/>
      <w:pPr>
        <w:tabs>
          <w:tab w:val="num" w:pos="5040"/>
        </w:tabs>
        <w:ind w:left="5040" w:hanging="360"/>
      </w:pPr>
      <w:rPr>
        <w:rFonts w:ascii="Arial" w:hAnsi="Arial" w:hint="default"/>
      </w:rPr>
    </w:lvl>
    <w:lvl w:ilvl="7" w:tplc="E2E03CE8" w:tentative="1">
      <w:start w:val="1"/>
      <w:numFmt w:val="bullet"/>
      <w:lvlText w:val="•"/>
      <w:lvlJc w:val="left"/>
      <w:pPr>
        <w:tabs>
          <w:tab w:val="num" w:pos="5760"/>
        </w:tabs>
        <w:ind w:left="5760" w:hanging="360"/>
      </w:pPr>
      <w:rPr>
        <w:rFonts w:ascii="Arial" w:hAnsi="Arial" w:hint="default"/>
      </w:rPr>
    </w:lvl>
    <w:lvl w:ilvl="8" w:tplc="1B3E59AC" w:tentative="1">
      <w:start w:val="1"/>
      <w:numFmt w:val="bullet"/>
      <w:lvlText w:val="•"/>
      <w:lvlJc w:val="left"/>
      <w:pPr>
        <w:tabs>
          <w:tab w:val="num" w:pos="6480"/>
        </w:tabs>
        <w:ind w:left="6480" w:hanging="360"/>
      </w:pPr>
      <w:rPr>
        <w:rFonts w:ascii="Arial" w:hAnsi="Arial" w:hint="default"/>
      </w:rPr>
    </w:lvl>
  </w:abstractNum>
  <w:abstractNum w:abstractNumId="19">
    <w:nsid w:val="6CC87EDF"/>
    <w:multiLevelType w:val="hybridMultilevel"/>
    <w:tmpl w:val="0D8854B2"/>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220964"/>
    <w:multiLevelType w:val="hybridMultilevel"/>
    <w:tmpl w:val="CAACA37A"/>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1C69A6"/>
    <w:multiLevelType w:val="hybridMultilevel"/>
    <w:tmpl w:val="C2C8E600"/>
    <w:lvl w:ilvl="0" w:tplc="F5E021F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1"/>
  </w:num>
  <w:num w:numId="4">
    <w:abstractNumId w:val="10"/>
  </w:num>
  <w:num w:numId="5">
    <w:abstractNumId w:val="6"/>
  </w:num>
  <w:num w:numId="6">
    <w:abstractNumId w:val="18"/>
  </w:num>
  <w:num w:numId="7">
    <w:abstractNumId w:val="12"/>
  </w:num>
  <w:num w:numId="8">
    <w:abstractNumId w:val="2"/>
  </w:num>
  <w:num w:numId="9">
    <w:abstractNumId w:val="3"/>
  </w:num>
  <w:num w:numId="10">
    <w:abstractNumId w:val="1"/>
  </w:num>
  <w:num w:numId="11">
    <w:abstractNumId w:val="16"/>
  </w:num>
  <w:num w:numId="12">
    <w:abstractNumId w:val="7"/>
  </w:num>
  <w:num w:numId="13">
    <w:abstractNumId w:val="13"/>
  </w:num>
  <w:num w:numId="14">
    <w:abstractNumId w:val="4"/>
  </w:num>
  <w:num w:numId="15">
    <w:abstractNumId w:val="8"/>
  </w:num>
  <w:num w:numId="16">
    <w:abstractNumId w:val="17"/>
  </w:num>
  <w:num w:numId="17">
    <w:abstractNumId w:val="21"/>
  </w:num>
  <w:num w:numId="18">
    <w:abstractNumId w:val="14"/>
  </w:num>
  <w:num w:numId="19">
    <w:abstractNumId w:val="19"/>
  </w:num>
  <w:num w:numId="20">
    <w:abstractNumId w:val="5"/>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624"/>
    <w:rsid w:val="000070A6"/>
    <w:rsid w:val="00011799"/>
    <w:rsid w:val="00031359"/>
    <w:rsid w:val="00063578"/>
    <w:rsid w:val="00067EB2"/>
    <w:rsid w:val="00071E34"/>
    <w:rsid w:val="00097E1D"/>
    <w:rsid w:val="000B7747"/>
    <w:rsid w:val="000D0A1E"/>
    <w:rsid w:val="000E3C4C"/>
    <w:rsid w:val="00106141"/>
    <w:rsid w:val="0013024C"/>
    <w:rsid w:val="001466C1"/>
    <w:rsid w:val="00146E2C"/>
    <w:rsid w:val="00162C32"/>
    <w:rsid w:val="00181059"/>
    <w:rsid w:val="001A1CDE"/>
    <w:rsid w:val="001A38C5"/>
    <w:rsid w:val="001A41A0"/>
    <w:rsid w:val="001A6D36"/>
    <w:rsid w:val="001B226E"/>
    <w:rsid w:val="001B57CD"/>
    <w:rsid w:val="00202EA4"/>
    <w:rsid w:val="00213DCA"/>
    <w:rsid w:val="00215F91"/>
    <w:rsid w:val="002203D1"/>
    <w:rsid w:val="0024104D"/>
    <w:rsid w:val="00244955"/>
    <w:rsid w:val="00245ECC"/>
    <w:rsid w:val="00276309"/>
    <w:rsid w:val="00284B40"/>
    <w:rsid w:val="00287143"/>
    <w:rsid w:val="002A0D67"/>
    <w:rsid w:val="002B506D"/>
    <w:rsid w:val="002C5047"/>
    <w:rsid w:val="002E5425"/>
    <w:rsid w:val="002F32EB"/>
    <w:rsid w:val="002F5064"/>
    <w:rsid w:val="00303BCC"/>
    <w:rsid w:val="0032269A"/>
    <w:rsid w:val="003245DF"/>
    <w:rsid w:val="00336554"/>
    <w:rsid w:val="00362F41"/>
    <w:rsid w:val="00365AE2"/>
    <w:rsid w:val="00371D88"/>
    <w:rsid w:val="003730E7"/>
    <w:rsid w:val="00376634"/>
    <w:rsid w:val="0038083D"/>
    <w:rsid w:val="003812F1"/>
    <w:rsid w:val="00381817"/>
    <w:rsid w:val="003A190A"/>
    <w:rsid w:val="003A3378"/>
    <w:rsid w:val="003F4F84"/>
    <w:rsid w:val="00403136"/>
    <w:rsid w:val="00413DD7"/>
    <w:rsid w:val="00414429"/>
    <w:rsid w:val="0042027D"/>
    <w:rsid w:val="004514DB"/>
    <w:rsid w:val="00451E98"/>
    <w:rsid w:val="00456013"/>
    <w:rsid w:val="00456665"/>
    <w:rsid w:val="0046137B"/>
    <w:rsid w:val="00464F98"/>
    <w:rsid w:val="00471438"/>
    <w:rsid w:val="004819CC"/>
    <w:rsid w:val="0048305E"/>
    <w:rsid w:val="00483332"/>
    <w:rsid w:val="00491748"/>
    <w:rsid w:val="00497265"/>
    <w:rsid w:val="004A0E9D"/>
    <w:rsid w:val="004A2418"/>
    <w:rsid w:val="004A2AC5"/>
    <w:rsid w:val="004A7837"/>
    <w:rsid w:val="004D35EB"/>
    <w:rsid w:val="004E2427"/>
    <w:rsid w:val="00507557"/>
    <w:rsid w:val="00524E78"/>
    <w:rsid w:val="00525D9B"/>
    <w:rsid w:val="00532DE4"/>
    <w:rsid w:val="00553218"/>
    <w:rsid w:val="005738EC"/>
    <w:rsid w:val="005755DA"/>
    <w:rsid w:val="00581B50"/>
    <w:rsid w:val="00586908"/>
    <w:rsid w:val="00586D8A"/>
    <w:rsid w:val="00590A4D"/>
    <w:rsid w:val="005B0BEB"/>
    <w:rsid w:val="005C632B"/>
    <w:rsid w:val="005D193E"/>
    <w:rsid w:val="005D78E3"/>
    <w:rsid w:val="005E2E38"/>
    <w:rsid w:val="005E7A24"/>
    <w:rsid w:val="00605ADB"/>
    <w:rsid w:val="00611CB4"/>
    <w:rsid w:val="006235DC"/>
    <w:rsid w:val="00687DF8"/>
    <w:rsid w:val="006A399F"/>
    <w:rsid w:val="006D21E3"/>
    <w:rsid w:val="006D47F5"/>
    <w:rsid w:val="00702309"/>
    <w:rsid w:val="0070554A"/>
    <w:rsid w:val="00755583"/>
    <w:rsid w:val="00766B3C"/>
    <w:rsid w:val="007754E8"/>
    <w:rsid w:val="00794EE7"/>
    <w:rsid w:val="007A58BF"/>
    <w:rsid w:val="007B334E"/>
    <w:rsid w:val="007C7D47"/>
    <w:rsid w:val="007D468A"/>
    <w:rsid w:val="007E4FB4"/>
    <w:rsid w:val="007F5B10"/>
    <w:rsid w:val="007F719A"/>
    <w:rsid w:val="00800E53"/>
    <w:rsid w:val="00801592"/>
    <w:rsid w:val="00806B4B"/>
    <w:rsid w:val="00821B39"/>
    <w:rsid w:val="008227D5"/>
    <w:rsid w:val="00825B4C"/>
    <w:rsid w:val="00831180"/>
    <w:rsid w:val="008339F3"/>
    <w:rsid w:val="00843720"/>
    <w:rsid w:val="00852A7D"/>
    <w:rsid w:val="00854D6B"/>
    <w:rsid w:val="00872420"/>
    <w:rsid w:val="00875520"/>
    <w:rsid w:val="008775E3"/>
    <w:rsid w:val="00880507"/>
    <w:rsid w:val="008863D8"/>
    <w:rsid w:val="008A573E"/>
    <w:rsid w:val="008A79E0"/>
    <w:rsid w:val="008B4661"/>
    <w:rsid w:val="008C3D8F"/>
    <w:rsid w:val="008C7A28"/>
    <w:rsid w:val="008D30F6"/>
    <w:rsid w:val="008D38E1"/>
    <w:rsid w:val="008F6AE2"/>
    <w:rsid w:val="00904B78"/>
    <w:rsid w:val="00905E80"/>
    <w:rsid w:val="009318C8"/>
    <w:rsid w:val="009465D0"/>
    <w:rsid w:val="009537A5"/>
    <w:rsid w:val="00954E67"/>
    <w:rsid w:val="009A131E"/>
    <w:rsid w:val="009A1848"/>
    <w:rsid w:val="009B6303"/>
    <w:rsid w:val="009B706C"/>
    <w:rsid w:val="009B7AE8"/>
    <w:rsid w:val="009C4E29"/>
    <w:rsid w:val="009C66C4"/>
    <w:rsid w:val="00A0712D"/>
    <w:rsid w:val="00A24A93"/>
    <w:rsid w:val="00A34492"/>
    <w:rsid w:val="00A40A1C"/>
    <w:rsid w:val="00A4127D"/>
    <w:rsid w:val="00A4774B"/>
    <w:rsid w:val="00A5025A"/>
    <w:rsid w:val="00A503C2"/>
    <w:rsid w:val="00A6174E"/>
    <w:rsid w:val="00A7072D"/>
    <w:rsid w:val="00A7212A"/>
    <w:rsid w:val="00A95ECB"/>
    <w:rsid w:val="00AA7C5D"/>
    <w:rsid w:val="00AB1911"/>
    <w:rsid w:val="00AC7F59"/>
    <w:rsid w:val="00B16AFF"/>
    <w:rsid w:val="00B2248F"/>
    <w:rsid w:val="00B3380E"/>
    <w:rsid w:val="00B33F36"/>
    <w:rsid w:val="00B3733A"/>
    <w:rsid w:val="00B47D22"/>
    <w:rsid w:val="00B84F84"/>
    <w:rsid w:val="00BA204A"/>
    <w:rsid w:val="00BB19E6"/>
    <w:rsid w:val="00BB314A"/>
    <w:rsid w:val="00BB5624"/>
    <w:rsid w:val="00BB6E1F"/>
    <w:rsid w:val="00BD215F"/>
    <w:rsid w:val="00BF142D"/>
    <w:rsid w:val="00BF6831"/>
    <w:rsid w:val="00C052C6"/>
    <w:rsid w:val="00C05D85"/>
    <w:rsid w:val="00C162C3"/>
    <w:rsid w:val="00C21F43"/>
    <w:rsid w:val="00C4130E"/>
    <w:rsid w:val="00C53CD5"/>
    <w:rsid w:val="00C56CB3"/>
    <w:rsid w:val="00C623BC"/>
    <w:rsid w:val="00C765F6"/>
    <w:rsid w:val="00C80119"/>
    <w:rsid w:val="00C84D5B"/>
    <w:rsid w:val="00C93B05"/>
    <w:rsid w:val="00CA2EFA"/>
    <w:rsid w:val="00CB24DD"/>
    <w:rsid w:val="00CB4DD3"/>
    <w:rsid w:val="00CB7C90"/>
    <w:rsid w:val="00CC74BC"/>
    <w:rsid w:val="00CD55D3"/>
    <w:rsid w:val="00CF22CB"/>
    <w:rsid w:val="00CF2527"/>
    <w:rsid w:val="00CF503C"/>
    <w:rsid w:val="00D03B93"/>
    <w:rsid w:val="00D321F8"/>
    <w:rsid w:val="00D40D5A"/>
    <w:rsid w:val="00D44E68"/>
    <w:rsid w:val="00D46C5C"/>
    <w:rsid w:val="00D47E55"/>
    <w:rsid w:val="00D509ED"/>
    <w:rsid w:val="00D5123E"/>
    <w:rsid w:val="00D556B4"/>
    <w:rsid w:val="00D64BC6"/>
    <w:rsid w:val="00D659DC"/>
    <w:rsid w:val="00DF08A4"/>
    <w:rsid w:val="00DF7849"/>
    <w:rsid w:val="00E029FF"/>
    <w:rsid w:val="00E04731"/>
    <w:rsid w:val="00E048BD"/>
    <w:rsid w:val="00E12BE9"/>
    <w:rsid w:val="00E22A15"/>
    <w:rsid w:val="00E46F1B"/>
    <w:rsid w:val="00E5342A"/>
    <w:rsid w:val="00E67161"/>
    <w:rsid w:val="00E76049"/>
    <w:rsid w:val="00E82B7B"/>
    <w:rsid w:val="00E94E04"/>
    <w:rsid w:val="00EA5917"/>
    <w:rsid w:val="00EA6AA0"/>
    <w:rsid w:val="00EE061E"/>
    <w:rsid w:val="00EE34C7"/>
    <w:rsid w:val="00EE3DFE"/>
    <w:rsid w:val="00F12718"/>
    <w:rsid w:val="00F24BC3"/>
    <w:rsid w:val="00F275E8"/>
    <w:rsid w:val="00F3069A"/>
    <w:rsid w:val="00F31115"/>
    <w:rsid w:val="00F44722"/>
    <w:rsid w:val="00F54A64"/>
    <w:rsid w:val="00F575F2"/>
    <w:rsid w:val="00F63CA5"/>
    <w:rsid w:val="00F8359C"/>
    <w:rsid w:val="00FA3613"/>
    <w:rsid w:val="00FC3FA5"/>
    <w:rsid w:val="00FD37A1"/>
    <w:rsid w:val="00FE54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39DB8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E2427"/>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E38"/>
    <w:pPr>
      <w:ind w:left="720"/>
      <w:contextualSpacing/>
    </w:pPr>
  </w:style>
  <w:style w:type="paragraph" w:styleId="FootnoteText">
    <w:name w:val="footnote text"/>
    <w:basedOn w:val="Normal"/>
    <w:link w:val="FootnoteTextChar"/>
    <w:uiPriority w:val="99"/>
    <w:unhideWhenUsed/>
    <w:rsid w:val="00362F41"/>
  </w:style>
  <w:style w:type="character" w:customStyle="1" w:styleId="FootnoteTextChar">
    <w:name w:val="Footnote Text Char"/>
    <w:basedOn w:val="DefaultParagraphFont"/>
    <w:link w:val="FootnoteText"/>
    <w:uiPriority w:val="99"/>
    <w:rsid w:val="00362F41"/>
  </w:style>
  <w:style w:type="character" w:styleId="FootnoteReference">
    <w:name w:val="footnote reference"/>
    <w:basedOn w:val="DefaultParagraphFont"/>
    <w:uiPriority w:val="99"/>
    <w:unhideWhenUsed/>
    <w:rsid w:val="00362F41"/>
    <w:rPr>
      <w:vertAlign w:val="superscript"/>
    </w:rPr>
  </w:style>
  <w:style w:type="paragraph" w:styleId="Footer">
    <w:name w:val="footer"/>
    <w:basedOn w:val="Normal"/>
    <w:link w:val="FooterChar"/>
    <w:uiPriority w:val="99"/>
    <w:unhideWhenUsed/>
    <w:rsid w:val="009465D0"/>
    <w:pPr>
      <w:tabs>
        <w:tab w:val="center" w:pos="4320"/>
        <w:tab w:val="right" w:pos="8640"/>
      </w:tabs>
    </w:pPr>
  </w:style>
  <w:style w:type="character" w:customStyle="1" w:styleId="FooterChar">
    <w:name w:val="Footer Char"/>
    <w:basedOn w:val="DefaultParagraphFont"/>
    <w:link w:val="Footer"/>
    <w:uiPriority w:val="99"/>
    <w:rsid w:val="009465D0"/>
  </w:style>
  <w:style w:type="character" w:styleId="PageNumber">
    <w:name w:val="page number"/>
    <w:basedOn w:val="DefaultParagraphFont"/>
    <w:uiPriority w:val="99"/>
    <w:semiHidden/>
    <w:unhideWhenUsed/>
    <w:rsid w:val="009465D0"/>
  </w:style>
  <w:style w:type="paragraph" w:styleId="Header">
    <w:name w:val="header"/>
    <w:basedOn w:val="Normal"/>
    <w:link w:val="HeaderChar"/>
    <w:uiPriority w:val="99"/>
    <w:unhideWhenUsed/>
    <w:rsid w:val="009465D0"/>
    <w:pPr>
      <w:tabs>
        <w:tab w:val="center" w:pos="4320"/>
        <w:tab w:val="right" w:pos="8640"/>
      </w:tabs>
    </w:pPr>
  </w:style>
  <w:style w:type="character" w:customStyle="1" w:styleId="HeaderChar">
    <w:name w:val="Header Char"/>
    <w:basedOn w:val="DefaultParagraphFont"/>
    <w:link w:val="Header"/>
    <w:uiPriority w:val="99"/>
    <w:rsid w:val="009465D0"/>
  </w:style>
  <w:style w:type="character" w:customStyle="1" w:styleId="personname">
    <w:name w:val="person_name"/>
    <w:basedOn w:val="DefaultParagraphFont"/>
    <w:rsid w:val="004E2427"/>
  </w:style>
  <w:style w:type="character" w:styleId="Emphasis">
    <w:name w:val="Emphasis"/>
    <w:basedOn w:val="DefaultParagraphFont"/>
    <w:uiPriority w:val="20"/>
    <w:qFormat/>
    <w:rsid w:val="004E2427"/>
    <w:rPr>
      <w:i/>
      <w:iCs/>
    </w:rPr>
  </w:style>
  <w:style w:type="character" w:customStyle="1" w:styleId="Heading2Char">
    <w:name w:val="Heading 2 Char"/>
    <w:basedOn w:val="DefaultParagraphFont"/>
    <w:link w:val="Heading2"/>
    <w:uiPriority w:val="9"/>
    <w:rsid w:val="004E2427"/>
    <w:rPr>
      <w:rFonts w:ascii="Times" w:hAnsi="Times"/>
      <w:b/>
      <w:bCs/>
      <w:sz w:val="36"/>
      <w:szCs w:val="36"/>
    </w:rPr>
  </w:style>
  <w:style w:type="paragraph" w:styleId="NormalWeb">
    <w:name w:val="Normal (Web)"/>
    <w:basedOn w:val="Normal"/>
    <w:uiPriority w:val="99"/>
    <w:unhideWhenUsed/>
    <w:rsid w:val="004E242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1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1F8"/>
    <w:rPr>
      <w:rFonts w:ascii="Lucida Grande" w:hAnsi="Lucida Grande" w:cs="Lucida Grande"/>
      <w:sz w:val="18"/>
      <w:szCs w:val="18"/>
    </w:rPr>
  </w:style>
  <w:style w:type="paragraph" w:customStyle="1" w:styleId="MTDisplayEquation">
    <w:name w:val="MTDisplayEquation"/>
    <w:basedOn w:val="Normal"/>
    <w:next w:val="Normal"/>
    <w:rsid w:val="00E5342A"/>
    <w:pPr>
      <w:tabs>
        <w:tab w:val="center" w:pos="4320"/>
        <w:tab w:val="right" w:pos="8640"/>
      </w:tabs>
      <w:spacing w:line="480" w:lineRule="auto"/>
    </w:pPr>
    <w:rPr>
      <w:rFonts w:ascii="Times New Roman" w:hAnsi="Times New Roman" w:cs="Times New Roman"/>
    </w:rPr>
  </w:style>
  <w:style w:type="paragraph" w:customStyle="1" w:styleId="BodyText1">
    <w:name w:val="Body Text1"/>
    <w:basedOn w:val="Normal"/>
    <w:link w:val="bodytextChar"/>
    <w:rsid w:val="00D47E55"/>
    <w:pPr>
      <w:spacing w:line="480" w:lineRule="auto"/>
      <w:ind w:firstLine="720"/>
    </w:pPr>
    <w:rPr>
      <w:rFonts w:ascii="Times New Roman" w:eastAsia="Times New Roman" w:hAnsi="Times New Roman" w:cs="Times New Roman"/>
    </w:rPr>
  </w:style>
  <w:style w:type="character" w:customStyle="1" w:styleId="bodytextChar">
    <w:name w:val="body text Char"/>
    <w:aliases w:val="bt Char,body tx Char,indent Char,flush Char"/>
    <w:link w:val="BodyText1"/>
    <w:locked/>
    <w:rsid w:val="00D47E55"/>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CB7C90"/>
    <w:rPr>
      <w:sz w:val="16"/>
      <w:szCs w:val="16"/>
    </w:rPr>
  </w:style>
  <w:style w:type="paragraph" w:styleId="CommentText">
    <w:name w:val="annotation text"/>
    <w:basedOn w:val="Normal"/>
    <w:link w:val="CommentTextChar"/>
    <w:uiPriority w:val="99"/>
    <w:semiHidden/>
    <w:unhideWhenUsed/>
    <w:rsid w:val="00CB7C90"/>
    <w:rPr>
      <w:sz w:val="20"/>
      <w:szCs w:val="20"/>
    </w:rPr>
  </w:style>
  <w:style w:type="character" w:customStyle="1" w:styleId="CommentTextChar">
    <w:name w:val="Comment Text Char"/>
    <w:basedOn w:val="DefaultParagraphFont"/>
    <w:link w:val="CommentText"/>
    <w:uiPriority w:val="99"/>
    <w:semiHidden/>
    <w:rsid w:val="00CB7C90"/>
    <w:rPr>
      <w:sz w:val="20"/>
      <w:szCs w:val="20"/>
    </w:rPr>
  </w:style>
  <w:style w:type="paragraph" w:styleId="CommentSubject">
    <w:name w:val="annotation subject"/>
    <w:basedOn w:val="CommentText"/>
    <w:next w:val="CommentText"/>
    <w:link w:val="CommentSubjectChar"/>
    <w:uiPriority w:val="99"/>
    <w:semiHidden/>
    <w:unhideWhenUsed/>
    <w:rsid w:val="00CB7C90"/>
    <w:rPr>
      <w:b/>
      <w:bCs/>
    </w:rPr>
  </w:style>
  <w:style w:type="character" w:customStyle="1" w:styleId="CommentSubjectChar">
    <w:name w:val="Comment Subject Char"/>
    <w:basedOn w:val="CommentTextChar"/>
    <w:link w:val="CommentSubject"/>
    <w:uiPriority w:val="99"/>
    <w:semiHidden/>
    <w:rsid w:val="00CB7C90"/>
    <w:rPr>
      <w:b/>
      <w:bCs/>
      <w:sz w:val="20"/>
      <w:szCs w:val="20"/>
    </w:rPr>
  </w:style>
  <w:style w:type="character" w:styleId="Hyperlink">
    <w:name w:val="Hyperlink"/>
    <w:basedOn w:val="DefaultParagraphFont"/>
    <w:uiPriority w:val="99"/>
    <w:semiHidden/>
    <w:unhideWhenUsed/>
    <w:rsid w:val="00464F9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E2427"/>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E38"/>
    <w:pPr>
      <w:ind w:left="720"/>
      <w:contextualSpacing/>
    </w:pPr>
  </w:style>
  <w:style w:type="paragraph" w:styleId="FootnoteText">
    <w:name w:val="footnote text"/>
    <w:basedOn w:val="Normal"/>
    <w:link w:val="FootnoteTextChar"/>
    <w:uiPriority w:val="99"/>
    <w:unhideWhenUsed/>
    <w:rsid w:val="00362F41"/>
  </w:style>
  <w:style w:type="character" w:customStyle="1" w:styleId="FootnoteTextChar">
    <w:name w:val="Footnote Text Char"/>
    <w:basedOn w:val="DefaultParagraphFont"/>
    <w:link w:val="FootnoteText"/>
    <w:uiPriority w:val="99"/>
    <w:rsid w:val="00362F41"/>
  </w:style>
  <w:style w:type="character" w:styleId="FootnoteReference">
    <w:name w:val="footnote reference"/>
    <w:basedOn w:val="DefaultParagraphFont"/>
    <w:uiPriority w:val="99"/>
    <w:unhideWhenUsed/>
    <w:rsid w:val="00362F41"/>
    <w:rPr>
      <w:vertAlign w:val="superscript"/>
    </w:rPr>
  </w:style>
  <w:style w:type="paragraph" w:styleId="Footer">
    <w:name w:val="footer"/>
    <w:basedOn w:val="Normal"/>
    <w:link w:val="FooterChar"/>
    <w:uiPriority w:val="99"/>
    <w:unhideWhenUsed/>
    <w:rsid w:val="009465D0"/>
    <w:pPr>
      <w:tabs>
        <w:tab w:val="center" w:pos="4320"/>
        <w:tab w:val="right" w:pos="8640"/>
      </w:tabs>
    </w:pPr>
  </w:style>
  <w:style w:type="character" w:customStyle="1" w:styleId="FooterChar">
    <w:name w:val="Footer Char"/>
    <w:basedOn w:val="DefaultParagraphFont"/>
    <w:link w:val="Footer"/>
    <w:uiPriority w:val="99"/>
    <w:rsid w:val="009465D0"/>
  </w:style>
  <w:style w:type="character" w:styleId="PageNumber">
    <w:name w:val="page number"/>
    <w:basedOn w:val="DefaultParagraphFont"/>
    <w:uiPriority w:val="99"/>
    <w:semiHidden/>
    <w:unhideWhenUsed/>
    <w:rsid w:val="009465D0"/>
  </w:style>
  <w:style w:type="paragraph" w:styleId="Header">
    <w:name w:val="header"/>
    <w:basedOn w:val="Normal"/>
    <w:link w:val="HeaderChar"/>
    <w:uiPriority w:val="99"/>
    <w:unhideWhenUsed/>
    <w:rsid w:val="009465D0"/>
    <w:pPr>
      <w:tabs>
        <w:tab w:val="center" w:pos="4320"/>
        <w:tab w:val="right" w:pos="8640"/>
      </w:tabs>
    </w:pPr>
  </w:style>
  <w:style w:type="character" w:customStyle="1" w:styleId="HeaderChar">
    <w:name w:val="Header Char"/>
    <w:basedOn w:val="DefaultParagraphFont"/>
    <w:link w:val="Header"/>
    <w:uiPriority w:val="99"/>
    <w:rsid w:val="009465D0"/>
  </w:style>
  <w:style w:type="character" w:customStyle="1" w:styleId="personname">
    <w:name w:val="person_name"/>
    <w:basedOn w:val="DefaultParagraphFont"/>
    <w:rsid w:val="004E2427"/>
  </w:style>
  <w:style w:type="character" w:styleId="Emphasis">
    <w:name w:val="Emphasis"/>
    <w:basedOn w:val="DefaultParagraphFont"/>
    <w:uiPriority w:val="20"/>
    <w:qFormat/>
    <w:rsid w:val="004E2427"/>
    <w:rPr>
      <w:i/>
      <w:iCs/>
    </w:rPr>
  </w:style>
  <w:style w:type="character" w:customStyle="1" w:styleId="Heading2Char">
    <w:name w:val="Heading 2 Char"/>
    <w:basedOn w:val="DefaultParagraphFont"/>
    <w:link w:val="Heading2"/>
    <w:uiPriority w:val="9"/>
    <w:rsid w:val="004E2427"/>
    <w:rPr>
      <w:rFonts w:ascii="Times" w:hAnsi="Times"/>
      <w:b/>
      <w:bCs/>
      <w:sz w:val="36"/>
      <w:szCs w:val="36"/>
    </w:rPr>
  </w:style>
  <w:style w:type="paragraph" w:styleId="NormalWeb">
    <w:name w:val="Normal (Web)"/>
    <w:basedOn w:val="Normal"/>
    <w:uiPriority w:val="99"/>
    <w:unhideWhenUsed/>
    <w:rsid w:val="004E242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1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1F8"/>
    <w:rPr>
      <w:rFonts w:ascii="Lucida Grande" w:hAnsi="Lucida Grande" w:cs="Lucida Grande"/>
      <w:sz w:val="18"/>
      <w:szCs w:val="18"/>
    </w:rPr>
  </w:style>
  <w:style w:type="paragraph" w:customStyle="1" w:styleId="MTDisplayEquation">
    <w:name w:val="MTDisplayEquation"/>
    <w:basedOn w:val="Normal"/>
    <w:next w:val="Normal"/>
    <w:rsid w:val="00E5342A"/>
    <w:pPr>
      <w:tabs>
        <w:tab w:val="center" w:pos="4320"/>
        <w:tab w:val="right" w:pos="8640"/>
      </w:tabs>
      <w:spacing w:line="480" w:lineRule="auto"/>
    </w:pPr>
    <w:rPr>
      <w:rFonts w:ascii="Times New Roman" w:hAnsi="Times New Roman" w:cs="Times New Roman"/>
    </w:rPr>
  </w:style>
  <w:style w:type="paragraph" w:customStyle="1" w:styleId="BodyText1">
    <w:name w:val="Body Text1"/>
    <w:basedOn w:val="Normal"/>
    <w:link w:val="bodytextChar"/>
    <w:rsid w:val="00D47E55"/>
    <w:pPr>
      <w:spacing w:line="480" w:lineRule="auto"/>
      <w:ind w:firstLine="720"/>
    </w:pPr>
    <w:rPr>
      <w:rFonts w:ascii="Times New Roman" w:eastAsia="Times New Roman" w:hAnsi="Times New Roman" w:cs="Times New Roman"/>
    </w:rPr>
  </w:style>
  <w:style w:type="character" w:customStyle="1" w:styleId="bodytextChar">
    <w:name w:val="body text Char"/>
    <w:aliases w:val="bt Char,body tx Char,indent Char,flush Char"/>
    <w:link w:val="BodyText1"/>
    <w:locked/>
    <w:rsid w:val="00D47E55"/>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CB7C90"/>
    <w:rPr>
      <w:sz w:val="16"/>
      <w:szCs w:val="16"/>
    </w:rPr>
  </w:style>
  <w:style w:type="paragraph" w:styleId="CommentText">
    <w:name w:val="annotation text"/>
    <w:basedOn w:val="Normal"/>
    <w:link w:val="CommentTextChar"/>
    <w:uiPriority w:val="99"/>
    <w:semiHidden/>
    <w:unhideWhenUsed/>
    <w:rsid w:val="00CB7C90"/>
    <w:rPr>
      <w:sz w:val="20"/>
      <w:szCs w:val="20"/>
    </w:rPr>
  </w:style>
  <w:style w:type="character" w:customStyle="1" w:styleId="CommentTextChar">
    <w:name w:val="Comment Text Char"/>
    <w:basedOn w:val="DefaultParagraphFont"/>
    <w:link w:val="CommentText"/>
    <w:uiPriority w:val="99"/>
    <w:semiHidden/>
    <w:rsid w:val="00CB7C90"/>
    <w:rPr>
      <w:sz w:val="20"/>
      <w:szCs w:val="20"/>
    </w:rPr>
  </w:style>
  <w:style w:type="paragraph" w:styleId="CommentSubject">
    <w:name w:val="annotation subject"/>
    <w:basedOn w:val="CommentText"/>
    <w:next w:val="CommentText"/>
    <w:link w:val="CommentSubjectChar"/>
    <w:uiPriority w:val="99"/>
    <w:semiHidden/>
    <w:unhideWhenUsed/>
    <w:rsid w:val="00CB7C90"/>
    <w:rPr>
      <w:b/>
      <w:bCs/>
    </w:rPr>
  </w:style>
  <w:style w:type="character" w:customStyle="1" w:styleId="CommentSubjectChar">
    <w:name w:val="Comment Subject Char"/>
    <w:basedOn w:val="CommentTextChar"/>
    <w:link w:val="CommentSubject"/>
    <w:uiPriority w:val="99"/>
    <w:semiHidden/>
    <w:rsid w:val="00CB7C90"/>
    <w:rPr>
      <w:b/>
      <w:bCs/>
      <w:sz w:val="20"/>
      <w:szCs w:val="20"/>
    </w:rPr>
  </w:style>
  <w:style w:type="character" w:styleId="Hyperlink">
    <w:name w:val="Hyperlink"/>
    <w:basedOn w:val="DefaultParagraphFont"/>
    <w:uiPriority w:val="99"/>
    <w:semiHidden/>
    <w:unhideWhenUsed/>
    <w:rsid w:val="00464F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055330">
      <w:bodyDiv w:val="1"/>
      <w:marLeft w:val="0"/>
      <w:marRight w:val="0"/>
      <w:marTop w:val="0"/>
      <w:marBottom w:val="0"/>
      <w:divBdr>
        <w:top w:val="none" w:sz="0" w:space="0" w:color="auto"/>
        <w:left w:val="none" w:sz="0" w:space="0" w:color="auto"/>
        <w:bottom w:val="none" w:sz="0" w:space="0" w:color="auto"/>
        <w:right w:val="none" w:sz="0" w:space="0" w:color="auto"/>
      </w:divBdr>
      <w:divsChild>
        <w:div w:id="20328958">
          <w:marLeft w:val="547"/>
          <w:marRight w:val="0"/>
          <w:marTop w:val="96"/>
          <w:marBottom w:val="0"/>
          <w:divBdr>
            <w:top w:val="none" w:sz="0" w:space="0" w:color="auto"/>
            <w:left w:val="none" w:sz="0" w:space="0" w:color="auto"/>
            <w:bottom w:val="none" w:sz="0" w:space="0" w:color="auto"/>
            <w:right w:val="none" w:sz="0" w:space="0" w:color="auto"/>
          </w:divBdr>
        </w:div>
        <w:div w:id="1801916025">
          <w:marLeft w:val="547"/>
          <w:marRight w:val="0"/>
          <w:marTop w:val="96"/>
          <w:marBottom w:val="0"/>
          <w:divBdr>
            <w:top w:val="none" w:sz="0" w:space="0" w:color="auto"/>
            <w:left w:val="none" w:sz="0" w:space="0" w:color="auto"/>
            <w:bottom w:val="none" w:sz="0" w:space="0" w:color="auto"/>
            <w:right w:val="none" w:sz="0" w:space="0" w:color="auto"/>
          </w:divBdr>
        </w:div>
        <w:div w:id="351076842">
          <w:marLeft w:val="547"/>
          <w:marRight w:val="0"/>
          <w:marTop w:val="96"/>
          <w:marBottom w:val="0"/>
          <w:divBdr>
            <w:top w:val="none" w:sz="0" w:space="0" w:color="auto"/>
            <w:left w:val="none" w:sz="0" w:space="0" w:color="auto"/>
            <w:bottom w:val="none" w:sz="0" w:space="0" w:color="auto"/>
            <w:right w:val="none" w:sz="0" w:space="0" w:color="auto"/>
          </w:divBdr>
        </w:div>
        <w:div w:id="431164627">
          <w:marLeft w:val="547"/>
          <w:marRight w:val="0"/>
          <w:marTop w:val="96"/>
          <w:marBottom w:val="0"/>
          <w:divBdr>
            <w:top w:val="none" w:sz="0" w:space="0" w:color="auto"/>
            <w:left w:val="none" w:sz="0" w:space="0" w:color="auto"/>
            <w:bottom w:val="none" w:sz="0" w:space="0" w:color="auto"/>
            <w:right w:val="none" w:sz="0" w:space="0" w:color="auto"/>
          </w:divBdr>
        </w:div>
      </w:divsChild>
    </w:div>
    <w:div w:id="270482238">
      <w:bodyDiv w:val="1"/>
      <w:marLeft w:val="0"/>
      <w:marRight w:val="0"/>
      <w:marTop w:val="0"/>
      <w:marBottom w:val="0"/>
      <w:divBdr>
        <w:top w:val="none" w:sz="0" w:space="0" w:color="auto"/>
        <w:left w:val="none" w:sz="0" w:space="0" w:color="auto"/>
        <w:bottom w:val="none" w:sz="0" w:space="0" w:color="auto"/>
        <w:right w:val="none" w:sz="0" w:space="0" w:color="auto"/>
      </w:divBdr>
    </w:div>
    <w:div w:id="473453163">
      <w:bodyDiv w:val="1"/>
      <w:marLeft w:val="0"/>
      <w:marRight w:val="0"/>
      <w:marTop w:val="0"/>
      <w:marBottom w:val="0"/>
      <w:divBdr>
        <w:top w:val="none" w:sz="0" w:space="0" w:color="auto"/>
        <w:left w:val="none" w:sz="0" w:space="0" w:color="auto"/>
        <w:bottom w:val="none" w:sz="0" w:space="0" w:color="auto"/>
        <w:right w:val="none" w:sz="0" w:space="0" w:color="auto"/>
      </w:divBdr>
      <w:divsChild>
        <w:div w:id="1445348298">
          <w:marLeft w:val="547"/>
          <w:marRight w:val="0"/>
          <w:marTop w:val="96"/>
          <w:marBottom w:val="0"/>
          <w:divBdr>
            <w:top w:val="none" w:sz="0" w:space="0" w:color="auto"/>
            <w:left w:val="none" w:sz="0" w:space="0" w:color="auto"/>
            <w:bottom w:val="none" w:sz="0" w:space="0" w:color="auto"/>
            <w:right w:val="none" w:sz="0" w:space="0" w:color="auto"/>
          </w:divBdr>
        </w:div>
        <w:div w:id="1735883487">
          <w:marLeft w:val="547"/>
          <w:marRight w:val="0"/>
          <w:marTop w:val="96"/>
          <w:marBottom w:val="0"/>
          <w:divBdr>
            <w:top w:val="none" w:sz="0" w:space="0" w:color="auto"/>
            <w:left w:val="none" w:sz="0" w:space="0" w:color="auto"/>
            <w:bottom w:val="none" w:sz="0" w:space="0" w:color="auto"/>
            <w:right w:val="none" w:sz="0" w:space="0" w:color="auto"/>
          </w:divBdr>
        </w:div>
        <w:div w:id="1479149723">
          <w:marLeft w:val="547"/>
          <w:marRight w:val="0"/>
          <w:marTop w:val="96"/>
          <w:marBottom w:val="0"/>
          <w:divBdr>
            <w:top w:val="none" w:sz="0" w:space="0" w:color="auto"/>
            <w:left w:val="none" w:sz="0" w:space="0" w:color="auto"/>
            <w:bottom w:val="none" w:sz="0" w:space="0" w:color="auto"/>
            <w:right w:val="none" w:sz="0" w:space="0" w:color="auto"/>
          </w:divBdr>
        </w:div>
        <w:div w:id="793905066">
          <w:marLeft w:val="547"/>
          <w:marRight w:val="0"/>
          <w:marTop w:val="96"/>
          <w:marBottom w:val="0"/>
          <w:divBdr>
            <w:top w:val="none" w:sz="0" w:space="0" w:color="auto"/>
            <w:left w:val="none" w:sz="0" w:space="0" w:color="auto"/>
            <w:bottom w:val="none" w:sz="0" w:space="0" w:color="auto"/>
            <w:right w:val="none" w:sz="0" w:space="0" w:color="auto"/>
          </w:divBdr>
        </w:div>
      </w:divsChild>
    </w:div>
    <w:div w:id="851340814">
      <w:bodyDiv w:val="1"/>
      <w:marLeft w:val="0"/>
      <w:marRight w:val="0"/>
      <w:marTop w:val="0"/>
      <w:marBottom w:val="0"/>
      <w:divBdr>
        <w:top w:val="none" w:sz="0" w:space="0" w:color="auto"/>
        <w:left w:val="none" w:sz="0" w:space="0" w:color="auto"/>
        <w:bottom w:val="none" w:sz="0" w:space="0" w:color="auto"/>
        <w:right w:val="none" w:sz="0" w:space="0" w:color="auto"/>
      </w:divBdr>
      <w:divsChild>
        <w:div w:id="519272273">
          <w:marLeft w:val="547"/>
          <w:marRight w:val="0"/>
          <w:marTop w:val="106"/>
          <w:marBottom w:val="0"/>
          <w:divBdr>
            <w:top w:val="none" w:sz="0" w:space="0" w:color="auto"/>
            <w:left w:val="none" w:sz="0" w:space="0" w:color="auto"/>
            <w:bottom w:val="none" w:sz="0" w:space="0" w:color="auto"/>
            <w:right w:val="none" w:sz="0" w:space="0" w:color="auto"/>
          </w:divBdr>
        </w:div>
        <w:div w:id="701437365">
          <w:marLeft w:val="547"/>
          <w:marRight w:val="0"/>
          <w:marTop w:val="106"/>
          <w:marBottom w:val="0"/>
          <w:divBdr>
            <w:top w:val="none" w:sz="0" w:space="0" w:color="auto"/>
            <w:left w:val="none" w:sz="0" w:space="0" w:color="auto"/>
            <w:bottom w:val="none" w:sz="0" w:space="0" w:color="auto"/>
            <w:right w:val="none" w:sz="0" w:space="0" w:color="auto"/>
          </w:divBdr>
        </w:div>
        <w:div w:id="1910193329">
          <w:marLeft w:val="547"/>
          <w:marRight w:val="0"/>
          <w:marTop w:val="106"/>
          <w:marBottom w:val="0"/>
          <w:divBdr>
            <w:top w:val="none" w:sz="0" w:space="0" w:color="auto"/>
            <w:left w:val="none" w:sz="0" w:space="0" w:color="auto"/>
            <w:bottom w:val="none" w:sz="0" w:space="0" w:color="auto"/>
            <w:right w:val="none" w:sz="0" w:space="0" w:color="auto"/>
          </w:divBdr>
        </w:div>
        <w:div w:id="833107758">
          <w:marLeft w:val="547"/>
          <w:marRight w:val="0"/>
          <w:marTop w:val="106"/>
          <w:marBottom w:val="0"/>
          <w:divBdr>
            <w:top w:val="none" w:sz="0" w:space="0" w:color="auto"/>
            <w:left w:val="none" w:sz="0" w:space="0" w:color="auto"/>
            <w:bottom w:val="none" w:sz="0" w:space="0" w:color="auto"/>
            <w:right w:val="none" w:sz="0" w:space="0" w:color="auto"/>
          </w:divBdr>
        </w:div>
        <w:div w:id="2110807874">
          <w:marLeft w:val="547"/>
          <w:marRight w:val="0"/>
          <w:marTop w:val="106"/>
          <w:marBottom w:val="0"/>
          <w:divBdr>
            <w:top w:val="none" w:sz="0" w:space="0" w:color="auto"/>
            <w:left w:val="none" w:sz="0" w:space="0" w:color="auto"/>
            <w:bottom w:val="none" w:sz="0" w:space="0" w:color="auto"/>
            <w:right w:val="none" w:sz="0" w:space="0" w:color="auto"/>
          </w:divBdr>
        </w:div>
        <w:div w:id="1079250045">
          <w:marLeft w:val="547"/>
          <w:marRight w:val="0"/>
          <w:marTop w:val="106"/>
          <w:marBottom w:val="0"/>
          <w:divBdr>
            <w:top w:val="none" w:sz="0" w:space="0" w:color="auto"/>
            <w:left w:val="none" w:sz="0" w:space="0" w:color="auto"/>
            <w:bottom w:val="none" w:sz="0" w:space="0" w:color="auto"/>
            <w:right w:val="none" w:sz="0" w:space="0" w:color="auto"/>
          </w:divBdr>
        </w:div>
        <w:div w:id="801457244">
          <w:marLeft w:val="547"/>
          <w:marRight w:val="0"/>
          <w:marTop w:val="106"/>
          <w:marBottom w:val="0"/>
          <w:divBdr>
            <w:top w:val="none" w:sz="0" w:space="0" w:color="auto"/>
            <w:left w:val="none" w:sz="0" w:space="0" w:color="auto"/>
            <w:bottom w:val="none" w:sz="0" w:space="0" w:color="auto"/>
            <w:right w:val="none" w:sz="0" w:space="0" w:color="auto"/>
          </w:divBdr>
        </w:div>
        <w:div w:id="1474717036">
          <w:marLeft w:val="547"/>
          <w:marRight w:val="0"/>
          <w:marTop w:val="106"/>
          <w:marBottom w:val="0"/>
          <w:divBdr>
            <w:top w:val="none" w:sz="0" w:space="0" w:color="auto"/>
            <w:left w:val="none" w:sz="0" w:space="0" w:color="auto"/>
            <w:bottom w:val="none" w:sz="0" w:space="0" w:color="auto"/>
            <w:right w:val="none" w:sz="0" w:space="0" w:color="auto"/>
          </w:divBdr>
        </w:div>
        <w:div w:id="1685471795">
          <w:marLeft w:val="547"/>
          <w:marRight w:val="0"/>
          <w:marTop w:val="106"/>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8.emf"/><Relationship Id="rId138" Type="http://schemas.openxmlformats.org/officeDocument/2006/relationships/image" Target="media/image133.emf"/><Relationship Id="rId159" Type="http://schemas.openxmlformats.org/officeDocument/2006/relationships/image" Target="media/image154.emf"/><Relationship Id="rId170" Type="http://schemas.openxmlformats.org/officeDocument/2006/relationships/image" Target="media/image165.emf"/><Relationship Id="rId191" Type="http://schemas.openxmlformats.org/officeDocument/2006/relationships/image" Target="media/image186.emf"/><Relationship Id="rId205" Type="http://schemas.openxmlformats.org/officeDocument/2006/relationships/comments" Target="comments.xml"/><Relationship Id="rId16" Type="http://schemas.openxmlformats.org/officeDocument/2006/relationships/image" Target="media/image8.emf"/><Relationship Id="rId107" Type="http://schemas.openxmlformats.org/officeDocument/2006/relationships/image" Target="media/image103.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8.emf"/><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9.emf"/><Relationship Id="rId128" Type="http://schemas.openxmlformats.org/officeDocument/2006/relationships/image" Target="media/image124.emf"/><Relationship Id="rId144" Type="http://schemas.openxmlformats.org/officeDocument/2006/relationships/image" Target="media/image139.emf"/><Relationship Id="rId149" Type="http://schemas.openxmlformats.org/officeDocument/2006/relationships/image" Target="media/image144.emf"/><Relationship Id="rId5" Type="http://schemas.openxmlformats.org/officeDocument/2006/relationships/settings" Target="settings.xml"/><Relationship Id="rId90" Type="http://schemas.openxmlformats.org/officeDocument/2006/relationships/image" Target="media/image84.emf"/><Relationship Id="rId95" Type="http://schemas.openxmlformats.org/officeDocument/2006/relationships/image" Target="media/image89.emf"/><Relationship Id="rId160" Type="http://schemas.openxmlformats.org/officeDocument/2006/relationships/image" Target="media/image155.emf"/><Relationship Id="rId165" Type="http://schemas.openxmlformats.org/officeDocument/2006/relationships/image" Target="media/image160.emf"/><Relationship Id="rId181" Type="http://schemas.openxmlformats.org/officeDocument/2006/relationships/image" Target="media/image176.emf"/><Relationship Id="rId186" Type="http://schemas.openxmlformats.org/officeDocument/2006/relationships/image" Target="media/image181.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3.emf"/><Relationship Id="rId113" Type="http://schemas.openxmlformats.org/officeDocument/2006/relationships/image" Target="media/image109.emf"/><Relationship Id="rId118" Type="http://schemas.openxmlformats.org/officeDocument/2006/relationships/image" Target="media/image114.emf"/><Relationship Id="rId134" Type="http://schemas.openxmlformats.org/officeDocument/2006/relationships/image" Target="media/image129.emf"/><Relationship Id="rId139" Type="http://schemas.openxmlformats.org/officeDocument/2006/relationships/image" Target="media/image134.emf"/><Relationship Id="rId80" Type="http://schemas.openxmlformats.org/officeDocument/2006/relationships/image" Target="media/image74.emf"/><Relationship Id="rId85" Type="http://schemas.openxmlformats.org/officeDocument/2006/relationships/image" Target="media/image79.emf"/><Relationship Id="rId150" Type="http://schemas.openxmlformats.org/officeDocument/2006/relationships/image" Target="media/image145.emf"/><Relationship Id="rId155" Type="http://schemas.openxmlformats.org/officeDocument/2006/relationships/image" Target="media/image150.emf"/><Relationship Id="rId171" Type="http://schemas.openxmlformats.org/officeDocument/2006/relationships/image" Target="media/image166.emf"/><Relationship Id="rId176" Type="http://schemas.openxmlformats.org/officeDocument/2006/relationships/image" Target="media/image171.emf"/><Relationship Id="rId192" Type="http://schemas.openxmlformats.org/officeDocument/2006/relationships/image" Target="media/image187.emf"/><Relationship Id="rId197" Type="http://schemas.openxmlformats.org/officeDocument/2006/relationships/image" Target="media/image191.emf"/><Relationship Id="rId206" Type="http://schemas.openxmlformats.org/officeDocument/2006/relationships/footer" Target="footer1.xml"/><Relationship Id="rId201" Type="http://schemas.openxmlformats.org/officeDocument/2006/relationships/image" Target="media/image193.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7.emf"/><Relationship Id="rId108" Type="http://schemas.openxmlformats.org/officeDocument/2006/relationships/image" Target="media/image104.emf"/><Relationship Id="rId124" Type="http://schemas.openxmlformats.org/officeDocument/2006/relationships/image" Target="media/image120.emf"/><Relationship Id="rId129" Type="http://schemas.openxmlformats.org/officeDocument/2006/relationships/image" Target="media/image125.emf"/><Relationship Id="rId54" Type="http://schemas.openxmlformats.org/officeDocument/2006/relationships/image" Target="media/image46.emf"/><Relationship Id="rId70" Type="http://schemas.openxmlformats.org/officeDocument/2006/relationships/image" Target="media/image64.emf"/><Relationship Id="rId75" Type="http://schemas.openxmlformats.org/officeDocument/2006/relationships/image" Target="media/image69.emf"/><Relationship Id="rId91" Type="http://schemas.openxmlformats.org/officeDocument/2006/relationships/image" Target="media/image85.emf"/><Relationship Id="rId96" Type="http://schemas.openxmlformats.org/officeDocument/2006/relationships/image" Target="media/image90.emf"/><Relationship Id="rId140" Type="http://schemas.openxmlformats.org/officeDocument/2006/relationships/image" Target="media/image135.emf"/><Relationship Id="rId145" Type="http://schemas.openxmlformats.org/officeDocument/2006/relationships/image" Target="media/image140.emf"/><Relationship Id="rId161" Type="http://schemas.openxmlformats.org/officeDocument/2006/relationships/image" Target="media/image156.emf"/><Relationship Id="rId166" Type="http://schemas.openxmlformats.org/officeDocument/2006/relationships/image" Target="media/image161.emf"/><Relationship Id="rId182" Type="http://schemas.openxmlformats.org/officeDocument/2006/relationships/image" Target="media/image177.emf"/><Relationship Id="rId187" Type="http://schemas.openxmlformats.org/officeDocument/2006/relationships/image" Target="media/image182.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10.emf"/><Relationship Id="rId119" Type="http://schemas.openxmlformats.org/officeDocument/2006/relationships/image" Target="media/image115.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5.emf"/><Relationship Id="rId86" Type="http://schemas.openxmlformats.org/officeDocument/2006/relationships/image" Target="media/image80.emf"/><Relationship Id="rId130" Type="http://schemas.openxmlformats.org/officeDocument/2006/relationships/image" Target="media/image126.emf"/><Relationship Id="rId135" Type="http://schemas.openxmlformats.org/officeDocument/2006/relationships/image" Target="media/image130.emf"/><Relationship Id="rId151" Type="http://schemas.openxmlformats.org/officeDocument/2006/relationships/image" Target="media/image146.emf"/><Relationship Id="rId156" Type="http://schemas.openxmlformats.org/officeDocument/2006/relationships/image" Target="media/image151.emf"/><Relationship Id="rId177" Type="http://schemas.openxmlformats.org/officeDocument/2006/relationships/image" Target="media/image172.emf"/><Relationship Id="rId198" Type="http://schemas.openxmlformats.org/officeDocument/2006/relationships/oleObject" Target="embeddings/oleObject3.bin"/><Relationship Id="rId172" Type="http://schemas.openxmlformats.org/officeDocument/2006/relationships/image" Target="media/image167.emf"/><Relationship Id="rId193" Type="http://schemas.openxmlformats.org/officeDocument/2006/relationships/image" Target="media/image188.emf"/><Relationship Id="rId202" Type="http://schemas.openxmlformats.org/officeDocument/2006/relationships/oleObject" Target="embeddings/oleObject5.bin"/><Relationship Id="rId207" Type="http://schemas.openxmlformats.org/officeDocument/2006/relationships/footer" Target="footer2.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5.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6.emf"/><Relationship Id="rId125" Type="http://schemas.openxmlformats.org/officeDocument/2006/relationships/image" Target="media/image121.emf"/><Relationship Id="rId141" Type="http://schemas.openxmlformats.org/officeDocument/2006/relationships/image" Target="media/image136.emf"/><Relationship Id="rId146" Type="http://schemas.openxmlformats.org/officeDocument/2006/relationships/image" Target="media/image141.emf"/><Relationship Id="rId167" Type="http://schemas.openxmlformats.org/officeDocument/2006/relationships/image" Target="media/image162.emf"/><Relationship Id="rId188" Type="http://schemas.openxmlformats.org/officeDocument/2006/relationships/image" Target="media/image183.emf"/><Relationship Id="rId7" Type="http://schemas.openxmlformats.org/officeDocument/2006/relationships/footnotes" Target="footnotes.xml"/><Relationship Id="rId71" Type="http://schemas.openxmlformats.org/officeDocument/2006/relationships/image" Target="media/image65.emf"/><Relationship Id="rId92" Type="http://schemas.openxmlformats.org/officeDocument/2006/relationships/image" Target="media/image86.emf"/><Relationship Id="rId162" Type="http://schemas.openxmlformats.org/officeDocument/2006/relationships/image" Target="media/image157.emf"/><Relationship Id="rId183" Type="http://schemas.openxmlformats.org/officeDocument/2006/relationships/image" Target="media/image178.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6.emf"/><Relationship Id="rId115" Type="http://schemas.openxmlformats.org/officeDocument/2006/relationships/image" Target="media/image111.emf"/><Relationship Id="rId131" Type="http://schemas.openxmlformats.org/officeDocument/2006/relationships/image" Target="media/image127.emf"/><Relationship Id="rId136" Type="http://schemas.openxmlformats.org/officeDocument/2006/relationships/image" Target="media/image131.emf"/><Relationship Id="rId157" Type="http://schemas.openxmlformats.org/officeDocument/2006/relationships/image" Target="media/image152.emf"/><Relationship Id="rId178" Type="http://schemas.openxmlformats.org/officeDocument/2006/relationships/image" Target="media/image173.emf"/><Relationship Id="rId61" Type="http://schemas.openxmlformats.org/officeDocument/2006/relationships/image" Target="media/image53.emf"/><Relationship Id="rId82" Type="http://schemas.openxmlformats.org/officeDocument/2006/relationships/image" Target="media/image76.emf"/><Relationship Id="rId152" Type="http://schemas.openxmlformats.org/officeDocument/2006/relationships/image" Target="media/image147.emf"/><Relationship Id="rId173" Type="http://schemas.openxmlformats.org/officeDocument/2006/relationships/image" Target="media/image168.emf"/><Relationship Id="rId194" Type="http://schemas.openxmlformats.org/officeDocument/2006/relationships/oleObject" Target="embeddings/oleObject2.bin"/><Relationship Id="rId199" Type="http://schemas.openxmlformats.org/officeDocument/2006/relationships/image" Target="media/image192.emf"/><Relationship Id="rId203" Type="http://schemas.openxmlformats.org/officeDocument/2006/relationships/image" Target="media/image194.emf"/><Relationship Id="rId208"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2.emf"/><Relationship Id="rId147" Type="http://schemas.openxmlformats.org/officeDocument/2006/relationships/image" Target="media/image142.emf"/><Relationship Id="rId168" Type="http://schemas.openxmlformats.org/officeDocument/2006/relationships/image" Target="media/image163.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7.emf"/><Relationship Id="rId142" Type="http://schemas.openxmlformats.org/officeDocument/2006/relationships/image" Target="media/image137.emf"/><Relationship Id="rId163" Type="http://schemas.openxmlformats.org/officeDocument/2006/relationships/image" Target="media/image158.emf"/><Relationship Id="rId184" Type="http://schemas.openxmlformats.org/officeDocument/2006/relationships/image" Target="media/image179.emf"/><Relationship Id="rId189" Type="http://schemas.openxmlformats.org/officeDocument/2006/relationships/image" Target="media/image18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61.emf"/><Relationship Id="rId116" Type="http://schemas.openxmlformats.org/officeDocument/2006/relationships/image" Target="media/image112.emf"/><Relationship Id="rId137" Type="http://schemas.openxmlformats.org/officeDocument/2006/relationships/image" Target="media/image132.emf"/><Relationship Id="rId158" Type="http://schemas.openxmlformats.org/officeDocument/2006/relationships/image" Target="media/image153.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7.emf"/><Relationship Id="rId132" Type="http://schemas.openxmlformats.org/officeDocument/2006/relationships/image" Target="media/image128.emf"/><Relationship Id="rId153" Type="http://schemas.openxmlformats.org/officeDocument/2006/relationships/image" Target="media/image148.emf"/><Relationship Id="rId174" Type="http://schemas.openxmlformats.org/officeDocument/2006/relationships/image" Target="media/image169.emf"/><Relationship Id="rId179" Type="http://schemas.openxmlformats.org/officeDocument/2006/relationships/image" Target="media/image174.emf"/><Relationship Id="rId195" Type="http://schemas.openxmlformats.org/officeDocument/2006/relationships/image" Target="media/image189.emf"/><Relationship Id="rId209" Type="http://schemas.openxmlformats.org/officeDocument/2006/relationships/theme" Target="theme/theme1.xml"/><Relationship Id="rId190" Type="http://schemas.openxmlformats.org/officeDocument/2006/relationships/image" Target="media/image185.emf"/><Relationship Id="rId204" Type="http://schemas.openxmlformats.org/officeDocument/2006/relationships/image" Target="media/image19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102.emf"/><Relationship Id="rId127" Type="http://schemas.openxmlformats.org/officeDocument/2006/relationships/image" Target="media/image123.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7.emf"/><Relationship Id="rId78" Type="http://schemas.openxmlformats.org/officeDocument/2006/relationships/image" Target="media/image72.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8.emf"/><Relationship Id="rId143" Type="http://schemas.openxmlformats.org/officeDocument/2006/relationships/image" Target="media/image138.emf"/><Relationship Id="rId148" Type="http://schemas.openxmlformats.org/officeDocument/2006/relationships/image" Target="media/image143.emf"/><Relationship Id="rId164" Type="http://schemas.openxmlformats.org/officeDocument/2006/relationships/image" Target="media/image159.emf"/><Relationship Id="rId169" Type="http://schemas.openxmlformats.org/officeDocument/2006/relationships/image" Target="media/image164.emf"/><Relationship Id="rId185" Type="http://schemas.openxmlformats.org/officeDocument/2006/relationships/image" Target="media/image180.emf"/><Relationship Id="rId4" Type="http://schemas.microsoft.com/office/2007/relationships/stylesWithEffects" Target="stylesWithEffects.xml"/><Relationship Id="rId9" Type="http://schemas.openxmlformats.org/officeDocument/2006/relationships/image" Target="media/image1.emf"/><Relationship Id="rId180" Type="http://schemas.openxmlformats.org/officeDocument/2006/relationships/image" Target="media/image175.emf"/><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8.emf"/><Relationship Id="rId133" Type="http://schemas.openxmlformats.org/officeDocument/2006/relationships/oleObject" Target="embeddings/oleObject1.bin"/><Relationship Id="rId154" Type="http://schemas.openxmlformats.org/officeDocument/2006/relationships/image" Target="media/image149.emf"/><Relationship Id="rId175" Type="http://schemas.openxmlformats.org/officeDocument/2006/relationships/image" Target="media/image170.emf"/><Relationship Id="rId196" Type="http://schemas.openxmlformats.org/officeDocument/2006/relationships/image" Target="media/image190.emf"/><Relationship Id="rId200" Type="http://schemas.openxmlformats.org/officeDocument/2006/relationships/oleObject" Target="embeddings/oleObject4.bin"/></Relationships>
</file>

<file path=word/_rels/footnotes.xml.rels><?xml version="1.0" encoding="UTF-8" standalone="yes"?>
<Relationships xmlns="http://schemas.openxmlformats.org/package/2006/relationships"><Relationship Id="rId3" Type="http://schemas.openxmlformats.org/officeDocument/2006/relationships/image" Target="media/image100.emf"/><Relationship Id="rId2" Type="http://schemas.openxmlformats.org/officeDocument/2006/relationships/image" Target="media/image59.emf"/><Relationship Id="rId1" Type="http://schemas.openxmlformats.org/officeDocument/2006/relationships/image" Target="media/image58.emf"/><Relationship Id="rId4" Type="http://schemas.openxmlformats.org/officeDocument/2006/relationships/image" Target="media/image10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D161C-6B19-433B-B2DA-750420DB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61</Pages>
  <Words>12502</Words>
  <Characters>71262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83597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Timmins</dc:creator>
  <cp:lastModifiedBy>S-CH Heblich</cp:lastModifiedBy>
  <cp:revision>9</cp:revision>
  <dcterms:created xsi:type="dcterms:W3CDTF">2014-01-29T19:05:00Z</dcterms:created>
  <dcterms:modified xsi:type="dcterms:W3CDTF">2014-01-30T17:40:00Z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